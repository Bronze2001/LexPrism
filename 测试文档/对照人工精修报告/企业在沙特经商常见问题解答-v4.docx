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DD956" w14:textId="77777777" w:rsidR="007F0642" w:rsidRDefault="00000000">
      <w:pPr>
        <w:widowControl/>
        <w:spacing w:before="100" w:beforeAutospacing="1" w:after="100" w:afterAutospacing="1" w:line="440" w:lineRule="exact"/>
        <w:jc w:val="center"/>
        <w:outlineLvl w:val="3"/>
        <w:rPr>
          <w:rFonts w:ascii="Times New Roman" w:eastAsia="宋体" w:hAnsi="Times New Roman" w:cs="Times New Roman"/>
          <w:b/>
          <w:bCs/>
          <w:kern w:val="0"/>
          <w:sz w:val="40"/>
          <w:szCs w:val="40"/>
          <w14:ligatures w14:val="none"/>
        </w:rPr>
      </w:pPr>
      <w:r>
        <w:rPr>
          <w:rFonts w:ascii="Times New Roman" w:eastAsia="宋体" w:hAnsi="Times New Roman" w:cs="Times New Roman" w:hint="eastAsia"/>
          <w:b/>
          <w:bCs/>
          <w:kern w:val="0"/>
          <w:sz w:val="40"/>
          <w:szCs w:val="40"/>
          <w14:ligatures w14:val="none"/>
        </w:rPr>
        <w:t>企业在沙特经商常见问题解答</w:t>
      </w:r>
    </w:p>
    <w:p w14:paraId="4C8788CA" w14:textId="77777777" w:rsidR="007F0642" w:rsidRDefault="00000000">
      <w:pPr>
        <w:widowControl/>
        <w:spacing w:before="100" w:beforeAutospacing="1" w:after="100" w:afterAutospacing="1" w:line="440" w:lineRule="exact"/>
        <w:jc w:val="left"/>
        <w:outlineLvl w:val="3"/>
        <w:rPr>
          <w:rFonts w:ascii="Times New Roman" w:eastAsia="宋体" w:hAnsi="Times New Roman" w:cs="Times New Roman"/>
          <w:b/>
          <w:bCs/>
          <w:kern w:val="0"/>
          <w:sz w:val="24"/>
          <w14:ligatures w14:val="none"/>
        </w:rPr>
      </w:pPr>
      <w:r>
        <w:rPr>
          <w:rFonts w:ascii="Times New Roman" w:eastAsia="宋体" w:hAnsi="Times New Roman" w:cs="Times New Roman"/>
          <w:b/>
          <w:bCs/>
          <w:kern w:val="0"/>
          <w:sz w:val="24"/>
          <w14:ligatures w14:val="none"/>
        </w:rPr>
        <w:t>一、</w:t>
      </w:r>
      <w:r>
        <w:rPr>
          <w:rFonts w:ascii="Times New Roman" w:eastAsia="宋体" w:hAnsi="Times New Roman" w:cs="Times New Roman"/>
          <w:b/>
          <w:bCs/>
          <w:kern w:val="0"/>
          <w:sz w:val="24"/>
          <w14:ligatures w14:val="none"/>
        </w:rPr>
        <w:t xml:space="preserve"> </w:t>
      </w:r>
      <w:r>
        <w:rPr>
          <w:rFonts w:ascii="Times New Roman" w:eastAsia="宋体" w:hAnsi="Times New Roman" w:cs="Times New Roman"/>
          <w:b/>
          <w:bCs/>
          <w:kern w:val="0"/>
          <w:sz w:val="24"/>
          <w14:ligatures w14:val="none"/>
        </w:rPr>
        <w:t>企业注册、设立与资质要求</w:t>
      </w:r>
    </w:p>
    <w:p w14:paraId="06979157" w14:textId="77777777" w:rsidR="007F0642" w:rsidRDefault="00000000">
      <w:pPr>
        <w:widowControl/>
        <w:spacing w:before="100" w:beforeAutospacing="1" w:after="100" w:afterAutospacing="1" w:line="440" w:lineRule="exact"/>
        <w:jc w:val="left"/>
        <w:rPr>
          <w:rFonts w:ascii="Times New Roman" w:eastAsia="宋体" w:hAnsi="Times New Roman" w:cs="Times New Roman"/>
          <w:b/>
          <w:bCs/>
          <w:kern w:val="0"/>
          <w:sz w:val="24"/>
          <w14:ligatures w14:val="none"/>
        </w:rPr>
      </w:pPr>
      <w:r>
        <w:rPr>
          <w:rFonts w:ascii="Times New Roman" w:eastAsia="宋体" w:hAnsi="Times New Roman" w:cs="Times New Roman"/>
          <w:b/>
          <w:bCs/>
          <w:kern w:val="0"/>
          <w:sz w:val="24"/>
          <w14:ligatures w14:val="none"/>
        </w:rPr>
        <w:t>Q1</w:t>
      </w:r>
      <w:r>
        <w:rPr>
          <w:rFonts w:ascii="Times New Roman" w:eastAsia="宋体" w:hAnsi="Times New Roman" w:cs="Times New Roman"/>
          <w:b/>
          <w:bCs/>
          <w:kern w:val="0"/>
          <w:sz w:val="24"/>
          <w14:ligatures w14:val="none"/>
        </w:rPr>
        <w:t>：外资企业在沙特设立子公司需要办理哪些许可与注册手续？</w:t>
      </w:r>
    </w:p>
    <w:p w14:paraId="7FAF75EB" w14:textId="77777777" w:rsidR="007F0642" w:rsidRDefault="00000000">
      <w:pPr>
        <w:widowControl/>
        <w:spacing w:before="100" w:beforeAutospacing="1" w:after="100" w:afterAutospacing="1" w:line="440" w:lineRule="exact"/>
        <w:rPr>
          <w:ins w:id="0" w:author="沈靖城 Shen, Linton" w:date="2026-04-02T14:52:00Z" w16du:dateUtc="2026-04-02T06:52:00Z"/>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A</w:t>
      </w:r>
      <w:r>
        <w:rPr>
          <w:rFonts w:ascii="Times New Roman" w:eastAsia="宋体" w:hAnsi="Times New Roman" w:cs="Times New Roman"/>
          <w:b/>
          <w:bCs/>
          <w:kern w:val="0"/>
          <w:sz w:val="24"/>
          <w14:ligatures w14:val="none"/>
        </w:rPr>
        <w:t>：</w:t>
      </w:r>
      <w:r>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t>外</w:t>
      </w:r>
      <w:ins w:id="1" w:author="戚薇 Qi, Wei" w:date="2026-04-02T13:23:00Z">
        <w:r>
          <w:rPr>
            <w:rFonts w:ascii="Times New Roman" w:eastAsia="宋体" w:hAnsi="Times New Roman" w:cs="Times New Roman" w:hint="eastAsia"/>
            <w:kern w:val="0"/>
            <w:sz w:val="24"/>
            <w14:ligatures w14:val="none"/>
          </w:rPr>
          <w:t>商</w:t>
        </w:r>
      </w:ins>
      <w:del w:id="2" w:author="戚薇 Qi, Wei" w:date="2026-04-02T13:22:00Z">
        <w:r>
          <w:rPr>
            <w:rFonts w:ascii="Times New Roman" w:eastAsia="宋体" w:hAnsi="Times New Roman" w:cs="Times New Roman"/>
            <w:kern w:val="0"/>
            <w:sz w:val="24"/>
            <w14:ligatures w14:val="none"/>
          </w:rPr>
          <w:delText>资建筑或</w:delText>
        </w:r>
      </w:del>
      <w:r>
        <w:rPr>
          <w:rFonts w:ascii="Times New Roman" w:eastAsia="宋体" w:hAnsi="Times New Roman" w:cs="Times New Roman"/>
          <w:kern w:val="0"/>
          <w:sz w:val="24"/>
          <w14:ligatures w14:val="none"/>
        </w:rPr>
        <w:t>投资企业必须首先向沙特投资部（</w:t>
      </w:r>
      <w:r>
        <w:rPr>
          <w:rFonts w:ascii="Times New Roman" w:eastAsia="宋体" w:hAnsi="Times New Roman" w:cs="Times New Roman"/>
          <w:kern w:val="0"/>
          <w:sz w:val="24"/>
          <w14:ligatures w14:val="none"/>
        </w:rPr>
        <w:t>MISA</w:t>
      </w:r>
      <w:r>
        <w:rPr>
          <w:rFonts w:ascii="Times New Roman" w:eastAsia="宋体" w:hAnsi="Times New Roman" w:cs="Times New Roman"/>
          <w:kern w:val="0"/>
          <w:sz w:val="24"/>
          <w14:ligatures w14:val="none"/>
        </w:rPr>
        <w:t>）申请投资许可，申请时需提供经沙特使馆认证的母公司商业登记证复印件及最近财年经审计的财务报表。</w:t>
      </w:r>
      <w:r>
        <w:rPr>
          <w:rStyle w:val="ae"/>
          <w:rFonts w:ascii="Times New Roman" w:eastAsia="宋体" w:hAnsi="Times New Roman" w:cs="Times New Roman"/>
          <w:kern w:val="0"/>
          <w:sz w:val="24"/>
          <w14:ligatures w14:val="none"/>
        </w:rPr>
        <w:footnoteReference w:id="1"/>
      </w:r>
      <w:r>
        <w:rPr>
          <w:rFonts w:ascii="Times New Roman" w:eastAsia="宋体" w:hAnsi="Times New Roman" w:cs="Times New Roman"/>
          <w:kern w:val="0"/>
          <w:sz w:val="24"/>
          <w14:ligatures w14:val="none"/>
        </w:rPr>
        <w:t>获批后，企业需在沙特商业部注册，确定公司法定形式（如有限责任公司）并取得商业登记证（</w:t>
      </w:r>
      <w:r>
        <w:rPr>
          <w:rFonts w:ascii="Times New Roman" w:eastAsia="宋体" w:hAnsi="Times New Roman" w:cs="Times New Roman"/>
          <w:kern w:val="0"/>
          <w:sz w:val="24"/>
          <w14:ligatures w14:val="none"/>
        </w:rPr>
        <w:t>CR</w:t>
      </w:r>
      <w:r>
        <w:rPr>
          <w:rFonts w:ascii="Times New Roman" w:eastAsia="宋体" w:hAnsi="Times New Roman" w:cs="Times New Roman"/>
          <w:kern w:val="0"/>
          <w:sz w:val="24"/>
          <w14:ligatures w14:val="none"/>
        </w:rPr>
        <w:t>）。注册完成后，企业还应加入当地商会，并同步完成商会会员注册或续费。</w:t>
      </w:r>
      <w:r>
        <w:rPr>
          <w:rStyle w:val="ae"/>
          <w:rFonts w:ascii="Times New Roman" w:eastAsia="宋体" w:hAnsi="Times New Roman" w:cs="Times New Roman"/>
          <w:kern w:val="0"/>
          <w:sz w:val="24"/>
          <w14:ligatures w14:val="none"/>
        </w:rPr>
        <w:footnoteReference w:id="2"/>
      </w:r>
    </w:p>
    <w:p w14:paraId="3A46E327" w14:textId="695DB6B7" w:rsidR="00177E00" w:rsidRPr="00177E00" w:rsidRDefault="00177E00">
      <w:pPr>
        <w:widowControl/>
        <w:spacing w:before="100" w:beforeAutospacing="1" w:after="100" w:afterAutospacing="1" w:line="440" w:lineRule="exact"/>
        <w:rPr>
          <w:ins w:id="5" w:author="沈靖城 Shen, Linton" w:date="2026-04-02T14:52:00Z" w16du:dateUtc="2026-04-02T06:52:00Z"/>
          <w:rFonts w:ascii="Times New Roman" w:eastAsia="宋体" w:hAnsi="Times New Roman" w:cs="Times New Roman" w:hint="eastAsia"/>
          <w:rPrChange w:id="6" w:author="沈靖城 Shen, Linton" w:date="2026-04-02T14:56:00Z" w16du:dateUtc="2026-04-02T06:56:00Z">
            <w:rPr>
              <w:ins w:id="7" w:author="沈靖城 Shen, Linton" w:date="2026-04-02T14:52:00Z" w16du:dateUtc="2026-04-02T06:52:00Z"/>
              <w:rFonts w:ascii="Times New Roman" w:eastAsia="宋体" w:hAnsi="Times New Roman" w:cs="Times New Roman" w:hint="eastAsia"/>
              <w:kern w:val="0"/>
              <w:sz w:val="24"/>
              <w14:ligatures w14:val="none"/>
            </w:rPr>
          </w:rPrChange>
        </w:rPr>
      </w:pPr>
      <w:ins w:id="8" w:author="沈靖城 Shen, Linton" w:date="2026-04-02T14:52:00Z" w16du:dateUtc="2026-04-02T06:52:00Z">
        <w:r>
          <w:rPr>
            <w:rFonts w:ascii="Times New Roman" w:eastAsia="宋体" w:hAnsi="Times New Roman" w:cs="Times New Roman" w:hint="eastAsia"/>
            <w:kern w:val="0"/>
            <w:sz w:val="24"/>
            <w14:ligatures w14:val="none"/>
          </w:rPr>
          <w:t>以世界银行</w:t>
        </w:r>
      </w:ins>
      <w:ins w:id="9" w:author="沈靖城 Shen, Linton" w:date="2026-04-02T14:55:00Z" w16du:dateUtc="2026-04-02T06:55:00Z">
        <w:r>
          <w:rPr>
            <w:rFonts w:ascii="Times New Roman" w:eastAsia="宋体" w:hAnsi="Times New Roman" w:cs="Times New Roman" w:hint="eastAsia"/>
            <w:kern w:val="0"/>
            <w:sz w:val="24"/>
            <w14:ligatures w14:val="none"/>
          </w:rPr>
          <w:t>发布的</w:t>
        </w:r>
      </w:ins>
      <w:ins w:id="10" w:author="沈靖城 Shen, Linton" w:date="2026-04-02T14:56:00Z" w16du:dateUtc="2026-04-02T06:56:00Z">
        <w:r w:rsidRPr="00177E00">
          <w:rPr>
            <w:rFonts w:ascii="Times New Roman" w:eastAsia="宋体" w:hAnsi="Times New Roman" w:cs="Times New Roman"/>
            <w:kern w:val="0"/>
            <w:sz w:val="24"/>
            <w14:ligatures w14:val="none"/>
            <w:rPrChange w:id="11" w:author="沈靖城 Shen, Linton" w:date="2026-04-02T14:56:00Z" w16du:dateUtc="2026-04-02T06:56:00Z">
              <w:rPr>
                <w:rFonts w:ascii="Times New Roman" w:eastAsia="宋体" w:hAnsi="Times New Roman" w:cs="Times New Roman"/>
              </w:rPr>
            </w:rPrChange>
          </w:rPr>
          <w:t>公司设立手续、资料和时间</w:t>
        </w:r>
        <w:r w:rsidRPr="00177E00">
          <w:rPr>
            <w:rFonts w:ascii="Times New Roman" w:eastAsia="宋体" w:hAnsi="Times New Roman" w:cs="Times New Roman" w:hint="eastAsia"/>
            <w:kern w:val="0"/>
            <w:sz w:val="24"/>
            <w14:ligatures w14:val="none"/>
            <w:rPrChange w:id="12" w:author="沈靖城 Shen, Linton" w:date="2026-04-02T14:56:00Z" w16du:dateUtc="2026-04-02T06:56:00Z">
              <w:rPr>
                <w:rFonts w:ascii="Times New Roman" w:eastAsia="宋体" w:hAnsi="Times New Roman" w:cs="Times New Roman" w:hint="eastAsia"/>
              </w:rPr>
            </w:rPrChange>
          </w:rPr>
          <w:t>作为参考：</w:t>
        </w:r>
        <w:r>
          <w:rPr>
            <w:rStyle w:val="ae"/>
            <w:rFonts w:ascii="Times New Roman" w:eastAsia="宋体" w:hAnsi="Times New Roman" w:cs="Times New Roman"/>
          </w:rPr>
          <w:footnoteReference w:id="3"/>
        </w:r>
      </w:ins>
    </w:p>
    <w:tbl>
      <w:tblPr>
        <w:tblStyle w:val="ac"/>
        <w:tblW w:w="0" w:type="auto"/>
        <w:tblLook w:val="04A0" w:firstRow="1" w:lastRow="0" w:firstColumn="1" w:lastColumn="0" w:noHBand="0" w:noVBand="1"/>
      </w:tblPr>
      <w:tblGrid>
        <w:gridCol w:w="824"/>
        <w:gridCol w:w="5715"/>
        <w:gridCol w:w="1757"/>
      </w:tblGrid>
      <w:tr w:rsidR="00177E00" w14:paraId="72674859" w14:textId="77777777" w:rsidTr="00A92A2D">
        <w:trPr>
          <w:ins w:id="15" w:author="沈靖城 Shen, Linton" w:date="2026-04-02T14:52:00Z" w16du:dateUtc="2026-04-02T06:52:00Z"/>
        </w:trPr>
        <w:tc>
          <w:tcPr>
            <w:tcW w:w="846" w:type="dxa"/>
          </w:tcPr>
          <w:p w14:paraId="51EEC48C" w14:textId="77777777" w:rsidR="00177E00" w:rsidRPr="0063268B" w:rsidRDefault="00177E00" w:rsidP="00A92A2D">
            <w:pPr>
              <w:jc w:val="center"/>
              <w:rPr>
                <w:ins w:id="16" w:author="沈靖城 Shen, Linton" w:date="2026-04-02T14:52:00Z" w16du:dateUtc="2026-04-02T06:52:00Z"/>
                <w:rFonts w:ascii="Times New Roman" w:eastAsia="宋体" w:hAnsi="Times New Roman" w:cs="Times New Roman"/>
                <w:b/>
                <w:bCs/>
              </w:rPr>
            </w:pPr>
            <w:ins w:id="17" w:author="沈靖城 Shen, Linton" w:date="2026-04-02T14:52:00Z" w16du:dateUtc="2026-04-02T06:52:00Z">
              <w:r w:rsidRPr="0063268B">
                <w:rPr>
                  <w:rFonts w:ascii="Times New Roman" w:eastAsia="宋体" w:hAnsi="Times New Roman" w:cs="Times New Roman" w:hint="eastAsia"/>
                  <w:b/>
                  <w:bCs/>
                </w:rPr>
                <w:t>序号</w:t>
              </w:r>
            </w:ins>
          </w:p>
        </w:tc>
        <w:tc>
          <w:tcPr>
            <w:tcW w:w="5953" w:type="dxa"/>
          </w:tcPr>
          <w:p w14:paraId="4FF71D4E" w14:textId="77777777" w:rsidR="00177E00" w:rsidRPr="0063268B" w:rsidRDefault="00177E00" w:rsidP="00A92A2D">
            <w:pPr>
              <w:jc w:val="center"/>
              <w:rPr>
                <w:ins w:id="18" w:author="沈靖城 Shen, Linton" w:date="2026-04-02T14:52:00Z" w16du:dateUtc="2026-04-02T06:52:00Z"/>
                <w:rFonts w:ascii="Times New Roman" w:eastAsia="宋体" w:hAnsi="Times New Roman" w:cs="Times New Roman"/>
                <w:b/>
                <w:bCs/>
              </w:rPr>
            </w:pPr>
            <w:ins w:id="19" w:author="沈靖城 Shen, Linton" w:date="2026-04-02T14:52:00Z" w16du:dateUtc="2026-04-02T06:52:00Z">
              <w:r w:rsidRPr="0063268B">
                <w:rPr>
                  <w:rFonts w:ascii="Times New Roman" w:eastAsia="宋体" w:hAnsi="Times New Roman" w:cs="Times New Roman" w:hint="eastAsia"/>
                  <w:b/>
                  <w:bCs/>
                </w:rPr>
                <w:t>步骤</w:t>
              </w:r>
            </w:ins>
          </w:p>
        </w:tc>
        <w:tc>
          <w:tcPr>
            <w:tcW w:w="1831" w:type="dxa"/>
          </w:tcPr>
          <w:p w14:paraId="562C0922" w14:textId="47426449" w:rsidR="00177E00" w:rsidRPr="0063268B" w:rsidRDefault="00177E00" w:rsidP="00A92A2D">
            <w:pPr>
              <w:jc w:val="center"/>
              <w:rPr>
                <w:ins w:id="20" w:author="沈靖城 Shen, Linton" w:date="2026-04-02T14:52:00Z" w16du:dateUtc="2026-04-02T06:52:00Z"/>
                <w:rFonts w:ascii="Times New Roman" w:eastAsia="宋体" w:hAnsi="Times New Roman" w:cs="Times New Roman"/>
                <w:b/>
                <w:bCs/>
              </w:rPr>
            </w:pPr>
            <w:ins w:id="21" w:author="沈靖城 Shen, Linton" w:date="2026-04-02T14:57:00Z" w16du:dateUtc="2026-04-02T06:57:00Z">
              <w:r>
                <w:rPr>
                  <w:rFonts w:ascii="Times New Roman" w:eastAsia="宋体" w:hAnsi="Times New Roman" w:cs="Times New Roman" w:hint="eastAsia"/>
                  <w:b/>
                  <w:bCs/>
                </w:rPr>
                <w:t>预估</w:t>
              </w:r>
            </w:ins>
            <w:ins w:id="22" w:author="沈靖城 Shen, Linton" w:date="2026-04-02T14:52:00Z" w16du:dateUtc="2026-04-02T06:52:00Z">
              <w:r w:rsidRPr="0063268B">
                <w:rPr>
                  <w:rFonts w:ascii="Times New Roman" w:eastAsia="宋体" w:hAnsi="Times New Roman" w:cs="Times New Roman" w:hint="eastAsia"/>
                  <w:b/>
                  <w:bCs/>
                </w:rPr>
                <w:t>时间</w:t>
              </w:r>
            </w:ins>
          </w:p>
        </w:tc>
      </w:tr>
      <w:tr w:rsidR="00177E00" w14:paraId="10B146FA" w14:textId="77777777" w:rsidTr="00A92A2D">
        <w:trPr>
          <w:ins w:id="23" w:author="沈靖城 Shen, Linton" w:date="2026-04-02T14:52:00Z" w16du:dateUtc="2026-04-02T06:52:00Z"/>
        </w:trPr>
        <w:tc>
          <w:tcPr>
            <w:tcW w:w="846" w:type="dxa"/>
          </w:tcPr>
          <w:p w14:paraId="7F4F66DA" w14:textId="77777777" w:rsidR="00177E00" w:rsidRDefault="00177E00" w:rsidP="00A92A2D">
            <w:pPr>
              <w:jc w:val="center"/>
              <w:rPr>
                <w:ins w:id="24" w:author="沈靖城 Shen, Linton" w:date="2026-04-02T14:52:00Z" w16du:dateUtc="2026-04-02T06:52:00Z"/>
                <w:rFonts w:ascii="Times New Roman" w:eastAsia="宋体" w:hAnsi="Times New Roman" w:cs="Times New Roman"/>
              </w:rPr>
            </w:pPr>
            <w:ins w:id="25" w:author="沈靖城 Shen, Linton" w:date="2026-04-02T14:52:00Z" w16du:dateUtc="2026-04-02T06:52:00Z">
              <w:r>
                <w:rPr>
                  <w:rFonts w:ascii="Times New Roman" w:eastAsia="宋体" w:hAnsi="Times New Roman" w:cs="Times New Roman" w:hint="eastAsia"/>
                </w:rPr>
                <w:t>1</w:t>
              </w:r>
            </w:ins>
          </w:p>
        </w:tc>
        <w:tc>
          <w:tcPr>
            <w:tcW w:w="5953" w:type="dxa"/>
          </w:tcPr>
          <w:p w14:paraId="2429C863" w14:textId="77777777" w:rsidR="00177E00" w:rsidRPr="0063268B" w:rsidRDefault="00177E00" w:rsidP="00A92A2D">
            <w:pPr>
              <w:rPr>
                <w:ins w:id="26" w:author="沈靖城 Shen, Linton" w:date="2026-04-02T14:52:00Z" w16du:dateUtc="2026-04-02T06:52:00Z"/>
                <w:rFonts w:ascii="Times New Roman" w:eastAsia="宋体" w:hAnsi="Times New Roman" w:cs="Times New Roman"/>
                <w:b/>
                <w:bCs/>
              </w:rPr>
            </w:pPr>
            <w:ins w:id="27" w:author="沈靖城 Shen, Linton" w:date="2026-04-02T14:52:00Z" w16du:dateUtc="2026-04-02T06:52:00Z">
              <w:r w:rsidRPr="0063268B">
                <w:rPr>
                  <w:rFonts w:ascii="Times New Roman" w:eastAsia="宋体" w:hAnsi="Times New Roman" w:cs="Times New Roman" w:hint="eastAsia"/>
                  <w:b/>
                  <w:bCs/>
                </w:rPr>
                <w:t>取得外国投资许可证</w:t>
              </w:r>
            </w:ins>
          </w:p>
          <w:p w14:paraId="71F935EF" w14:textId="77777777" w:rsidR="00177E00" w:rsidRDefault="00177E00" w:rsidP="00A92A2D">
            <w:pPr>
              <w:rPr>
                <w:ins w:id="28" w:author="沈靖城 Shen, Linton" w:date="2026-04-02T14:52:00Z" w16du:dateUtc="2026-04-02T06:52:00Z"/>
                <w:rFonts w:ascii="Times New Roman" w:eastAsia="宋体" w:hAnsi="Times New Roman" w:cs="Times New Roman"/>
              </w:rPr>
            </w:pPr>
            <w:ins w:id="29" w:author="沈靖城 Shen, Linton" w:date="2026-04-02T14:52:00Z" w16du:dateUtc="2026-04-02T06:52:00Z">
              <w:r w:rsidRPr="0063268B">
                <w:rPr>
                  <w:rFonts w:ascii="Times New Roman" w:eastAsia="宋体" w:hAnsi="Times New Roman" w:cs="Times New Roman" w:hint="eastAsia"/>
                  <w:i/>
                  <w:iCs/>
                </w:rPr>
                <w:t>主管机关</w:t>
              </w:r>
              <w:r>
                <w:rPr>
                  <w:rFonts w:ascii="Times New Roman" w:eastAsia="宋体" w:hAnsi="Times New Roman" w:cs="Times New Roman" w:hint="eastAsia"/>
                </w:rPr>
                <w:t>：</w:t>
              </w:r>
              <w:r>
                <w:rPr>
                  <w:rFonts w:ascii="Times New Roman" w:eastAsia="宋体" w:hAnsi="Times New Roman" w:cs="Times New Roman" w:hint="eastAsia"/>
                </w:rPr>
                <w:t>MISA</w:t>
              </w:r>
              <w:r>
                <w:rPr>
                  <w:rFonts w:ascii="Times New Roman" w:eastAsia="宋体" w:hAnsi="Times New Roman" w:cs="Times New Roman" w:hint="eastAsia"/>
                </w:rPr>
                <w:t>，即沙特阿拉伯投资部</w:t>
              </w:r>
            </w:ins>
          </w:p>
          <w:p w14:paraId="009705F8" w14:textId="77777777" w:rsidR="00177E00" w:rsidRDefault="00177E00" w:rsidP="00A92A2D">
            <w:pPr>
              <w:rPr>
                <w:ins w:id="30" w:author="沈靖城 Shen, Linton" w:date="2026-04-02T14:52:00Z" w16du:dateUtc="2026-04-02T06:52:00Z"/>
                <w:rFonts w:ascii="Times New Roman" w:eastAsia="宋体" w:hAnsi="Times New Roman" w:cs="Times New Roman"/>
              </w:rPr>
            </w:pPr>
            <w:ins w:id="31" w:author="沈靖城 Shen, Linton" w:date="2026-04-02T14:52:00Z" w16du:dateUtc="2026-04-02T06:52:00Z">
              <w:r w:rsidRPr="00D06758">
                <w:rPr>
                  <w:rFonts w:ascii="Times New Roman" w:eastAsia="宋体" w:hAnsi="Times New Roman" w:cs="Times New Roman" w:hint="eastAsia"/>
                </w:rPr>
                <w:t>根据《外商投资法》</w:t>
              </w:r>
              <w:r>
                <w:rPr>
                  <w:rStyle w:val="ae"/>
                  <w:rFonts w:ascii="Times New Roman" w:eastAsia="宋体" w:hAnsi="Times New Roman" w:cs="Times New Roman"/>
                </w:rPr>
                <w:footnoteReference w:id="4"/>
              </w:r>
              <w:r w:rsidRPr="00D06758">
                <w:rPr>
                  <w:rFonts w:ascii="Times New Roman" w:eastAsia="宋体" w:hAnsi="Times New Roman" w:cs="Times New Roman" w:hint="eastAsia"/>
                </w:rPr>
                <w:t>第二条，</w:t>
              </w:r>
              <w:r w:rsidRPr="00D06758">
                <w:rPr>
                  <w:rFonts w:ascii="Times New Roman" w:eastAsia="宋体" w:hAnsi="Times New Roman" w:cs="Times New Roman"/>
                </w:rPr>
                <w:t>在不影响法律和协议规定的情况下，</w:t>
              </w:r>
              <w:r w:rsidRPr="00D06758">
                <w:rPr>
                  <w:rFonts w:ascii="Times New Roman" w:eastAsia="宋体" w:hAnsi="Times New Roman" w:cs="Times New Roman" w:hint="eastAsia"/>
                </w:rPr>
                <w:t>投资管理局</w:t>
              </w:r>
              <w:r w:rsidRPr="00D06758">
                <w:rPr>
                  <w:rFonts w:ascii="Times New Roman" w:eastAsia="宋体" w:hAnsi="Times New Roman" w:cs="Times New Roman"/>
                </w:rPr>
                <w:t>应为在沙特王国的任何投资活动颁发外国资本投资许可证，无论是永久性的还是临时性的。</w:t>
              </w:r>
              <w:r w:rsidRPr="00D06758">
                <w:rPr>
                  <w:rFonts w:ascii="Times New Roman" w:eastAsia="宋体" w:hAnsi="Times New Roman" w:cs="Times New Roman" w:hint="eastAsia"/>
                </w:rPr>
                <w:t>投资管理局</w:t>
              </w:r>
              <w:r w:rsidRPr="00D06758">
                <w:rPr>
                  <w:rFonts w:ascii="Times New Roman" w:eastAsia="宋体" w:hAnsi="Times New Roman" w:cs="Times New Roman"/>
                </w:rPr>
                <w:t>应在提交</w:t>
              </w:r>
              <w:r w:rsidRPr="00D06758">
                <w:rPr>
                  <w:rFonts w:ascii="Times New Roman" w:eastAsia="宋体" w:hAnsi="Times New Roman" w:cs="Times New Roman" w:hint="eastAsia"/>
                </w:rPr>
                <w:t>本法</w:t>
              </w:r>
              <w:r w:rsidRPr="00D06758">
                <w:rPr>
                  <w:rFonts w:ascii="Times New Roman" w:eastAsia="宋体" w:hAnsi="Times New Roman" w:cs="Times New Roman"/>
                </w:rPr>
                <w:t>要求的所有文件后三十天内决定投资申请。</w:t>
              </w:r>
            </w:ins>
          </w:p>
        </w:tc>
        <w:tc>
          <w:tcPr>
            <w:tcW w:w="1831" w:type="dxa"/>
          </w:tcPr>
          <w:p w14:paraId="3CCC9D09" w14:textId="77777777" w:rsidR="00177E00" w:rsidRDefault="00177E00" w:rsidP="00A92A2D">
            <w:pPr>
              <w:jc w:val="center"/>
              <w:rPr>
                <w:ins w:id="34" w:author="沈靖城 Shen, Linton" w:date="2026-04-02T14:52:00Z" w16du:dateUtc="2026-04-02T06:52:00Z"/>
                <w:rFonts w:ascii="Times New Roman" w:eastAsia="宋体" w:hAnsi="Times New Roman" w:cs="Times New Roman"/>
              </w:rPr>
            </w:pPr>
            <w:ins w:id="35" w:author="沈靖城 Shen, Linton" w:date="2026-04-02T14:52:00Z" w16du:dateUtc="2026-04-02T06:52:00Z">
              <w:r>
                <w:rPr>
                  <w:rFonts w:ascii="Times New Roman" w:eastAsia="宋体" w:hAnsi="Times New Roman" w:cs="Times New Roman" w:hint="eastAsia"/>
                </w:rPr>
                <w:t>30</w:t>
              </w:r>
              <w:r>
                <w:rPr>
                  <w:rFonts w:ascii="Times New Roman" w:eastAsia="宋体" w:hAnsi="Times New Roman" w:cs="Times New Roman" w:hint="eastAsia"/>
                </w:rPr>
                <w:t>天</w:t>
              </w:r>
            </w:ins>
          </w:p>
        </w:tc>
      </w:tr>
      <w:tr w:rsidR="00177E00" w14:paraId="57AFCA57" w14:textId="77777777" w:rsidTr="00A92A2D">
        <w:trPr>
          <w:ins w:id="36" w:author="沈靖城 Shen, Linton" w:date="2026-04-02T14:52:00Z" w16du:dateUtc="2026-04-02T06:52:00Z"/>
        </w:trPr>
        <w:tc>
          <w:tcPr>
            <w:tcW w:w="846" w:type="dxa"/>
          </w:tcPr>
          <w:p w14:paraId="7BFCA88D" w14:textId="77777777" w:rsidR="00177E00" w:rsidRDefault="00177E00" w:rsidP="00A92A2D">
            <w:pPr>
              <w:jc w:val="center"/>
              <w:rPr>
                <w:ins w:id="37" w:author="沈靖城 Shen, Linton" w:date="2026-04-02T14:52:00Z" w16du:dateUtc="2026-04-02T06:52:00Z"/>
                <w:rFonts w:ascii="Times New Roman" w:eastAsia="宋体" w:hAnsi="Times New Roman" w:cs="Times New Roman"/>
              </w:rPr>
            </w:pPr>
            <w:ins w:id="38" w:author="沈靖城 Shen, Linton" w:date="2026-04-02T14:52:00Z" w16du:dateUtc="2026-04-02T06:52:00Z">
              <w:r>
                <w:rPr>
                  <w:rFonts w:ascii="Times New Roman" w:eastAsia="宋体" w:hAnsi="Times New Roman" w:cs="Times New Roman" w:hint="eastAsia"/>
                </w:rPr>
                <w:t>2</w:t>
              </w:r>
            </w:ins>
          </w:p>
        </w:tc>
        <w:tc>
          <w:tcPr>
            <w:tcW w:w="5953" w:type="dxa"/>
          </w:tcPr>
          <w:p w14:paraId="26DB3138" w14:textId="77777777" w:rsidR="00177E00" w:rsidRPr="0063268B" w:rsidRDefault="00177E00" w:rsidP="00A92A2D">
            <w:pPr>
              <w:rPr>
                <w:ins w:id="39" w:author="沈靖城 Shen, Linton" w:date="2026-04-02T14:52:00Z" w16du:dateUtc="2026-04-02T06:52:00Z"/>
                <w:rFonts w:ascii="Times New Roman" w:eastAsia="宋体" w:hAnsi="Times New Roman" w:cs="Times New Roman"/>
                <w:b/>
                <w:bCs/>
              </w:rPr>
            </w:pPr>
            <w:ins w:id="40" w:author="沈靖城 Shen, Linton" w:date="2026-04-02T14:52:00Z" w16du:dateUtc="2026-04-02T06:52:00Z">
              <w:r w:rsidRPr="0063268B">
                <w:rPr>
                  <w:rFonts w:ascii="Times New Roman" w:eastAsia="宋体" w:hAnsi="Times New Roman" w:cs="Times New Roman"/>
                  <w:b/>
                  <w:bCs/>
                </w:rPr>
                <w:t>在</w:t>
              </w:r>
              <w:r w:rsidRPr="0063268B">
                <w:rPr>
                  <w:rFonts w:ascii="Times New Roman" w:eastAsia="宋体" w:hAnsi="Times New Roman" w:cs="Times New Roman"/>
                  <w:b/>
                  <w:bCs/>
                </w:rPr>
                <w:t xml:space="preserve"> MERAS </w:t>
              </w:r>
              <w:r w:rsidRPr="0063268B">
                <w:rPr>
                  <w:rFonts w:ascii="Times New Roman" w:eastAsia="宋体" w:hAnsi="Times New Roman" w:cs="Times New Roman"/>
                  <w:b/>
                  <w:bCs/>
                </w:rPr>
                <w:t>注册公司</w:t>
              </w:r>
            </w:ins>
          </w:p>
          <w:p w14:paraId="41FBFEE5" w14:textId="77777777" w:rsidR="00177E00" w:rsidRPr="0063268B" w:rsidRDefault="00177E00" w:rsidP="00A92A2D">
            <w:pPr>
              <w:rPr>
                <w:ins w:id="41" w:author="沈靖城 Shen, Linton" w:date="2026-04-02T14:52:00Z" w16du:dateUtc="2026-04-02T06:52:00Z"/>
                <w:rFonts w:ascii="Times New Roman" w:eastAsia="宋体" w:hAnsi="Times New Roman" w:cs="Times New Roman"/>
              </w:rPr>
            </w:pPr>
            <w:ins w:id="42" w:author="沈靖城 Shen, Linton" w:date="2026-04-02T14:52:00Z" w16du:dateUtc="2026-04-02T06:52:00Z">
              <w:r w:rsidRPr="0063268B">
                <w:rPr>
                  <w:rFonts w:ascii="Times New Roman" w:eastAsia="宋体" w:hAnsi="Times New Roman" w:cs="Times New Roman"/>
                  <w:i/>
                  <w:iCs/>
                </w:rPr>
                <w:t>机构</w:t>
              </w:r>
              <w:r w:rsidRPr="0063268B">
                <w:rPr>
                  <w:rFonts w:ascii="Times New Roman" w:eastAsia="宋体" w:hAnsi="Times New Roman" w:cs="Times New Roman"/>
                </w:rPr>
                <w:t>：</w:t>
              </w:r>
              <w:r w:rsidRPr="0063268B">
                <w:rPr>
                  <w:rFonts w:ascii="Times New Roman" w:eastAsia="宋体" w:hAnsi="Times New Roman" w:cs="Times New Roman"/>
                </w:rPr>
                <w:t>MERAS</w:t>
              </w:r>
            </w:ins>
          </w:p>
          <w:p w14:paraId="7B6E70F4" w14:textId="77777777" w:rsidR="00177E00" w:rsidRDefault="00177E00" w:rsidP="00A92A2D">
            <w:pPr>
              <w:rPr>
                <w:ins w:id="43" w:author="沈靖城 Shen, Linton" w:date="2026-04-02T14:52:00Z" w16du:dateUtc="2026-04-02T06:52:00Z"/>
                <w:rFonts w:ascii="Times New Roman" w:eastAsia="宋体" w:hAnsi="Times New Roman" w:cs="Times New Roman"/>
              </w:rPr>
            </w:pPr>
            <w:ins w:id="44" w:author="沈靖城 Shen, Linton" w:date="2026-04-02T14:52:00Z" w16du:dateUtc="2026-04-02T06:52:00Z">
              <w:r w:rsidRPr="0063268B">
                <w:rPr>
                  <w:rFonts w:ascii="Times New Roman" w:eastAsia="宋体" w:hAnsi="Times New Roman" w:cs="Times New Roman"/>
                </w:rPr>
                <w:t xml:space="preserve">Meras </w:t>
              </w:r>
              <w:r w:rsidRPr="0063268B">
                <w:rPr>
                  <w:rFonts w:ascii="Times New Roman" w:eastAsia="宋体" w:hAnsi="Times New Roman" w:cs="Times New Roman"/>
                </w:rPr>
                <w:t>平台是一站式服务平台，允许企业家在线向商务部注册新公司。它还允许企业家获得市政许可、以电子方式公证公司章程、向劳工和社会发展部</w:t>
              </w:r>
              <w:r w:rsidRPr="0063268B">
                <w:rPr>
                  <w:rFonts w:ascii="Times New Roman" w:eastAsia="宋体" w:hAnsi="Times New Roman" w:cs="Times New Roman"/>
                </w:rPr>
                <w:t xml:space="preserve"> </w:t>
              </w:r>
              <w:r>
                <w:rPr>
                  <w:rFonts w:ascii="Times New Roman" w:eastAsia="宋体" w:hAnsi="Times New Roman" w:cs="Times New Roman" w:hint="eastAsia"/>
                </w:rPr>
                <w:t>（</w:t>
              </w:r>
              <w:r w:rsidRPr="0063268B">
                <w:rPr>
                  <w:rFonts w:ascii="Times New Roman" w:eastAsia="宋体" w:hAnsi="Times New Roman" w:cs="Times New Roman"/>
                </w:rPr>
                <w:t>MLSD</w:t>
              </w:r>
              <w:r>
                <w:rPr>
                  <w:rFonts w:ascii="Times New Roman" w:eastAsia="宋体" w:hAnsi="Times New Roman" w:cs="Times New Roman" w:hint="eastAsia"/>
                </w:rPr>
                <w:t>）</w:t>
              </w:r>
              <w:r w:rsidRPr="0063268B">
                <w:rPr>
                  <w:rFonts w:ascii="Times New Roman" w:eastAsia="宋体" w:hAnsi="Times New Roman" w:cs="Times New Roman"/>
                </w:rPr>
                <w:t>、社会保险总组织</w:t>
              </w:r>
              <w:r w:rsidRPr="0063268B">
                <w:rPr>
                  <w:rFonts w:ascii="Times New Roman" w:eastAsia="宋体" w:hAnsi="Times New Roman" w:cs="Times New Roman"/>
                </w:rPr>
                <w:t xml:space="preserve"> </w:t>
              </w:r>
              <w:r>
                <w:rPr>
                  <w:rFonts w:ascii="Times New Roman" w:eastAsia="宋体" w:hAnsi="Times New Roman" w:cs="Times New Roman" w:hint="eastAsia"/>
                </w:rPr>
                <w:t>（</w:t>
              </w:r>
              <w:r w:rsidRPr="0063268B">
                <w:rPr>
                  <w:rFonts w:ascii="Times New Roman" w:eastAsia="宋体" w:hAnsi="Times New Roman" w:cs="Times New Roman"/>
                </w:rPr>
                <w:t>GOSI</w:t>
              </w:r>
              <w:r>
                <w:rPr>
                  <w:rFonts w:ascii="Times New Roman" w:eastAsia="宋体" w:hAnsi="Times New Roman" w:cs="Times New Roman" w:hint="eastAsia"/>
                </w:rPr>
                <w:t>）</w:t>
              </w:r>
              <w:r w:rsidRPr="0063268B">
                <w:rPr>
                  <w:rFonts w:ascii="Times New Roman" w:eastAsia="宋体" w:hAnsi="Times New Roman" w:cs="Times New Roman"/>
                </w:rPr>
                <w:t>和天课和税务总局</w:t>
              </w:r>
              <w:r w:rsidRPr="0063268B">
                <w:rPr>
                  <w:rFonts w:ascii="Times New Roman" w:eastAsia="宋体" w:hAnsi="Times New Roman" w:cs="Times New Roman"/>
                </w:rPr>
                <w:t xml:space="preserve"> </w:t>
              </w:r>
              <w:r>
                <w:rPr>
                  <w:rFonts w:ascii="Times New Roman" w:eastAsia="宋体" w:hAnsi="Times New Roman" w:cs="Times New Roman" w:hint="eastAsia"/>
                </w:rPr>
                <w:t>（</w:t>
              </w:r>
              <w:r w:rsidRPr="0063268B">
                <w:rPr>
                  <w:rFonts w:ascii="Times New Roman" w:eastAsia="宋体" w:hAnsi="Times New Roman" w:cs="Times New Roman"/>
                </w:rPr>
                <w:t>GAZT</w:t>
              </w:r>
              <w:r>
                <w:rPr>
                  <w:rFonts w:ascii="Times New Roman" w:eastAsia="宋体" w:hAnsi="Times New Roman" w:cs="Times New Roman" w:hint="eastAsia"/>
                </w:rPr>
                <w:t>）</w:t>
              </w:r>
              <w:r w:rsidRPr="0063268B">
                <w:rPr>
                  <w:rFonts w:ascii="Times New Roman" w:eastAsia="宋体" w:hAnsi="Times New Roman" w:cs="Times New Roman"/>
                </w:rPr>
                <w:t xml:space="preserve"> </w:t>
              </w:r>
              <w:r w:rsidRPr="0063268B">
                <w:rPr>
                  <w:rFonts w:ascii="Times New Roman" w:eastAsia="宋体" w:hAnsi="Times New Roman" w:cs="Times New Roman"/>
                </w:rPr>
                <w:t>注册。新公司也会自动在</w:t>
              </w:r>
              <w:r w:rsidRPr="0063268B">
                <w:rPr>
                  <w:rFonts w:ascii="Times New Roman" w:eastAsia="宋体" w:hAnsi="Times New Roman" w:cs="Times New Roman"/>
                </w:rPr>
                <w:t xml:space="preserve"> Wasel </w:t>
              </w:r>
              <w:r w:rsidRPr="0063268B">
                <w:rPr>
                  <w:rFonts w:ascii="Times New Roman" w:eastAsia="宋体" w:hAnsi="Times New Roman" w:cs="Times New Roman"/>
                </w:rPr>
                <w:t>注册。</w:t>
              </w:r>
            </w:ins>
          </w:p>
        </w:tc>
        <w:tc>
          <w:tcPr>
            <w:tcW w:w="1831" w:type="dxa"/>
          </w:tcPr>
          <w:p w14:paraId="56F031B5" w14:textId="77777777" w:rsidR="00177E00" w:rsidRDefault="00177E00" w:rsidP="00A92A2D">
            <w:pPr>
              <w:jc w:val="center"/>
              <w:rPr>
                <w:ins w:id="45" w:author="沈靖城 Shen, Linton" w:date="2026-04-02T14:52:00Z" w16du:dateUtc="2026-04-02T06:52:00Z"/>
                <w:rFonts w:ascii="Times New Roman" w:eastAsia="宋体" w:hAnsi="Times New Roman" w:cs="Times New Roman"/>
              </w:rPr>
            </w:pPr>
            <w:ins w:id="46" w:author="沈靖城 Shen, Linton" w:date="2026-04-02T14:52:00Z" w16du:dateUtc="2026-04-02T06:52:00Z">
              <w:r>
                <w:rPr>
                  <w:rFonts w:ascii="Times New Roman" w:eastAsia="宋体" w:hAnsi="Times New Roman" w:cs="Times New Roman" w:hint="eastAsia"/>
                </w:rPr>
                <w:t>8</w:t>
              </w:r>
              <w:r>
                <w:rPr>
                  <w:rFonts w:ascii="Times New Roman" w:eastAsia="宋体" w:hAnsi="Times New Roman" w:cs="Times New Roman" w:hint="eastAsia"/>
                </w:rPr>
                <w:t>天</w:t>
              </w:r>
            </w:ins>
          </w:p>
        </w:tc>
      </w:tr>
      <w:tr w:rsidR="00177E00" w14:paraId="645E74CF" w14:textId="77777777" w:rsidTr="00A92A2D">
        <w:trPr>
          <w:ins w:id="47" w:author="沈靖城 Shen, Linton" w:date="2026-04-02T14:52:00Z" w16du:dateUtc="2026-04-02T06:52:00Z"/>
        </w:trPr>
        <w:tc>
          <w:tcPr>
            <w:tcW w:w="846" w:type="dxa"/>
          </w:tcPr>
          <w:p w14:paraId="0DF2406D" w14:textId="77777777" w:rsidR="00177E00" w:rsidRDefault="00177E00" w:rsidP="00A92A2D">
            <w:pPr>
              <w:jc w:val="center"/>
              <w:rPr>
                <w:ins w:id="48" w:author="沈靖城 Shen, Linton" w:date="2026-04-02T14:52:00Z" w16du:dateUtc="2026-04-02T06:52:00Z"/>
                <w:rFonts w:ascii="Times New Roman" w:eastAsia="宋体" w:hAnsi="Times New Roman" w:cs="Times New Roman"/>
              </w:rPr>
            </w:pPr>
            <w:ins w:id="49" w:author="沈靖城 Shen, Linton" w:date="2026-04-02T14:52:00Z" w16du:dateUtc="2026-04-02T06:52:00Z">
              <w:r>
                <w:rPr>
                  <w:rFonts w:ascii="Times New Roman" w:eastAsia="宋体" w:hAnsi="Times New Roman" w:cs="Times New Roman" w:hint="eastAsia"/>
                </w:rPr>
                <w:t>3</w:t>
              </w:r>
            </w:ins>
          </w:p>
        </w:tc>
        <w:tc>
          <w:tcPr>
            <w:tcW w:w="5953" w:type="dxa"/>
          </w:tcPr>
          <w:p w14:paraId="219E60C1" w14:textId="77777777" w:rsidR="00177E00" w:rsidRPr="0063268B" w:rsidRDefault="00177E00" w:rsidP="00A92A2D">
            <w:pPr>
              <w:rPr>
                <w:ins w:id="50" w:author="沈靖城 Shen, Linton" w:date="2026-04-02T14:52:00Z" w16du:dateUtc="2026-04-02T06:52:00Z"/>
                <w:rFonts w:ascii="Times New Roman" w:eastAsia="宋体" w:hAnsi="Times New Roman" w:cs="Times New Roman"/>
                <w:b/>
                <w:bCs/>
              </w:rPr>
            </w:pPr>
            <w:ins w:id="51" w:author="沈靖城 Shen, Linton" w:date="2026-04-02T14:52:00Z" w16du:dateUtc="2026-04-02T06:52:00Z">
              <w:r w:rsidRPr="0063268B">
                <w:rPr>
                  <w:rFonts w:ascii="Times New Roman" w:eastAsia="宋体" w:hAnsi="Times New Roman" w:cs="Times New Roman"/>
                  <w:b/>
                  <w:bCs/>
                </w:rPr>
                <w:t>开设银行账户</w:t>
              </w:r>
            </w:ins>
          </w:p>
          <w:p w14:paraId="53F286B5" w14:textId="77777777" w:rsidR="00177E00" w:rsidRPr="0063268B" w:rsidRDefault="00177E00" w:rsidP="00A92A2D">
            <w:pPr>
              <w:rPr>
                <w:ins w:id="52" w:author="沈靖城 Shen, Linton" w:date="2026-04-02T14:52:00Z" w16du:dateUtc="2026-04-02T06:52:00Z"/>
                <w:rFonts w:ascii="Times New Roman" w:eastAsia="宋体" w:hAnsi="Times New Roman" w:cs="Times New Roman"/>
              </w:rPr>
            </w:pPr>
            <w:ins w:id="53" w:author="沈靖城 Shen, Linton" w:date="2026-04-02T14:52:00Z" w16du:dateUtc="2026-04-02T06:52:00Z">
              <w:r w:rsidRPr="0063268B">
                <w:rPr>
                  <w:rFonts w:ascii="Times New Roman" w:eastAsia="宋体" w:hAnsi="Times New Roman" w:cs="Times New Roman"/>
                  <w:i/>
                  <w:iCs/>
                </w:rPr>
                <w:t>机构</w:t>
              </w:r>
              <w:r w:rsidRPr="0063268B">
                <w:rPr>
                  <w:rFonts w:ascii="Times New Roman" w:eastAsia="宋体" w:hAnsi="Times New Roman" w:cs="Times New Roman"/>
                </w:rPr>
                <w:t>：银行</w:t>
              </w:r>
            </w:ins>
          </w:p>
          <w:p w14:paraId="1A26A93E" w14:textId="77777777" w:rsidR="00177E00" w:rsidRDefault="00177E00" w:rsidP="00A92A2D">
            <w:pPr>
              <w:rPr>
                <w:ins w:id="54" w:author="沈靖城 Shen, Linton" w:date="2026-04-02T14:52:00Z" w16du:dateUtc="2026-04-02T06:52:00Z"/>
                <w:rFonts w:ascii="Times New Roman" w:eastAsia="宋体" w:hAnsi="Times New Roman" w:cs="Times New Roman"/>
              </w:rPr>
            </w:pPr>
            <w:ins w:id="55" w:author="沈靖城 Shen, Linton" w:date="2026-04-02T14:52:00Z" w16du:dateUtc="2026-04-02T06:52:00Z">
              <w:r w:rsidRPr="0063268B">
                <w:rPr>
                  <w:rFonts w:ascii="Times New Roman" w:eastAsia="宋体" w:hAnsi="Times New Roman" w:cs="Times New Roman"/>
                </w:rPr>
                <w:t>企业家在所选银行开设公司银行账户。注册证书签发后，公司创始人返回银行解锁资本存款并激活银行账户。有限责任公司商业证书签发之日起</w:t>
              </w:r>
              <w:r w:rsidRPr="0063268B">
                <w:rPr>
                  <w:rFonts w:ascii="Times New Roman" w:eastAsia="宋体" w:hAnsi="Times New Roman" w:cs="Times New Roman"/>
                </w:rPr>
                <w:t xml:space="preserve"> 90 </w:t>
              </w:r>
              <w:r w:rsidRPr="0063268B">
                <w:rPr>
                  <w:rFonts w:ascii="Times New Roman" w:eastAsia="宋体" w:hAnsi="Times New Roman" w:cs="Times New Roman"/>
                </w:rPr>
                <w:t>天内必须开设银行账户。</w:t>
              </w:r>
            </w:ins>
          </w:p>
        </w:tc>
        <w:tc>
          <w:tcPr>
            <w:tcW w:w="1831" w:type="dxa"/>
          </w:tcPr>
          <w:p w14:paraId="5837810B" w14:textId="77777777" w:rsidR="00177E00" w:rsidRDefault="00177E00" w:rsidP="00A92A2D">
            <w:pPr>
              <w:jc w:val="center"/>
              <w:rPr>
                <w:ins w:id="56" w:author="沈靖城 Shen, Linton" w:date="2026-04-02T14:52:00Z" w16du:dateUtc="2026-04-02T06:52:00Z"/>
                <w:rFonts w:ascii="Times New Roman" w:eastAsia="宋体" w:hAnsi="Times New Roman" w:cs="Times New Roman"/>
              </w:rPr>
            </w:pPr>
            <w:ins w:id="57" w:author="沈靖城 Shen, Linton" w:date="2026-04-02T14:52:00Z" w16du:dateUtc="2026-04-02T06:52:00Z">
              <w:r>
                <w:rPr>
                  <w:rFonts w:ascii="Times New Roman" w:eastAsia="宋体" w:hAnsi="Times New Roman" w:cs="Times New Roman" w:hint="eastAsia"/>
                </w:rPr>
                <w:t>1</w:t>
              </w:r>
              <w:r>
                <w:rPr>
                  <w:rFonts w:ascii="Times New Roman" w:eastAsia="宋体" w:hAnsi="Times New Roman" w:cs="Times New Roman" w:hint="eastAsia"/>
                </w:rPr>
                <w:t>天</w:t>
              </w:r>
            </w:ins>
          </w:p>
        </w:tc>
      </w:tr>
      <w:tr w:rsidR="00177E00" w14:paraId="41962A92" w14:textId="77777777" w:rsidTr="00A92A2D">
        <w:trPr>
          <w:ins w:id="58" w:author="沈靖城 Shen, Linton" w:date="2026-04-02T14:52:00Z" w16du:dateUtc="2026-04-02T06:52:00Z"/>
        </w:trPr>
        <w:tc>
          <w:tcPr>
            <w:tcW w:w="846" w:type="dxa"/>
          </w:tcPr>
          <w:p w14:paraId="16B42608" w14:textId="77777777" w:rsidR="00177E00" w:rsidRDefault="00177E00" w:rsidP="00A92A2D">
            <w:pPr>
              <w:jc w:val="center"/>
              <w:rPr>
                <w:ins w:id="59" w:author="沈靖城 Shen, Linton" w:date="2026-04-02T14:52:00Z" w16du:dateUtc="2026-04-02T06:52:00Z"/>
                <w:rFonts w:ascii="Times New Roman" w:eastAsia="宋体" w:hAnsi="Times New Roman" w:cs="Times New Roman"/>
              </w:rPr>
            </w:pPr>
            <w:ins w:id="60" w:author="沈靖城 Shen, Linton" w:date="2026-04-02T14:52:00Z" w16du:dateUtc="2026-04-02T06:52:00Z">
              <w:r>
                <w:rPr>
                  <w:rFonts w:ascii="Times New Roman" w:eastAsia="宋体" w:hAnsi="Times New Roman" w:cs="Times New Roman" w:hint="eastAsia"/>
                </w:rPr>
                <w:t>4</w:t>
              </w:r>
            </w:ins>
          </w:p>
        </w:tc>
        <w:tc>
          <w:tcPr>
            <w:tcW w:w="5953" w:type="dxa"/>
          </w:tcPr>
          <w:p w14:paraId="1823CBEA" w14:textId="77777777" w:rsidR="00177E00" w:rsidRPr="0063268B" w:rsidRDefault="00177E00" w:rsidP="00A92A2D">
            <w:pPr>
              <w:rPr>
                <w:ins w:id="61" w:author="沈靖城 Shen, Linton" w:date="2026-04-02T14:52:00Z" w16du:dateUtc="2026-04-02T06:52:00Z"/>
                <w:rFonts w:ascii="Times New Roman" w:eastAsia="宋体" w:hAnsi="Times New Roman" w:cs="Times New Roman"/>
                <w:b/>
                <w:bCs/>
              </w:rPr>
            </w:pPr>
            <w:ins w:id="62" w:author="沈靖城 Shen, Linton" w:date="2026-04-02T14:52:00Z" w16du:dateUtc="2026-04-02T06:52:00Z">
              <w:r w:rsidRPr="0063268B">
                <w:rPr>
                  <w:rFonts w:ascii="Times New Roman" w:eastAsia="宋体" w:hAnsi="Times New Roman" w:cs="Times New Roman"/>
                  <w:b/>
                  <w:bCs/>
                </w:rPr>
                <w:t>制作公司印章</w:t>
              </w:r>
            </w:ins>
          </w:p>
          <w:p w14:paraId="30527CAB" w14:textId="77777777" w:rsidR="00177E00" w:rsidRPr="0063268B" w:rsidRDefault="00177E00" w:rsidP="00A92A2D">
            <w:pPr>
              <w:rPr>
                <w:ins w:id="63" w:author="沈靖城 Shen, Linton" w:date="2026-04-02T14:52:00Z" w16du:dateUtc="2026-04-02T06:52:00Z"/>
                <w:rFonts w:ascii="Times New Roman" w:eastAsia="宋体" w:hAnsi="Times New Roman" w:cs="Times New Roman"/>
              </w:rPr>
            </w:pPr>
            <w:ins w:id="64" w:author="沈靖城 Shen, Linton" w:date="2026-04-02T14:52:00Z" w16du:dateUtc="2026-04-02T06:52:00Z">
              <w:r w:rsidRPr="0063268B">
                <w:rPr>
                  <w:rFonts w:ascii="Times New Roman" w:eastAsia="宋体" w:hAnsi="Times New Roman" w:cs="Times New Roman"/>
                  <w:i/>
                  <w:iCs/>
                </w:rPr>
                <w:t>机构</w:t>
              </w:r>
              <w:r w:rsidRPr="0063268B">
                <w:rPr>
                  <w:rFonts w:ascii="Times New Roman" w:eastAsia="宋体" w:hAnsi="Times New Roman" w:cs="Times New Roman"/>
                </w:rPr>
                <w:t>：印章制造商</w:t>
              </w:r>
            </w:ins>
          </w:p>
          <w:p w14:paraId="6785697C" w14:textId="77777777" w:rsidR="00177E00" w:rsidRPr="0063268B" w:rsidRDefault="00177E00" w:rsidP="00A92A2D">
            <w:pPr>
              <w:rPr>
                <w:ins w:id="65" w:author="沈靖城 Shen, Linton" w:date="2026-04-02T14:52:00Z" w16du:dateUtc="2026-04-02T06:52:00Z"/>
                <w:rFonts w:ascii="Times New Roman" w:eastAsia="宋体" w:hAnsi="Times New Roman" w:cs="Times New Roman"/>
              </w:rPr>
            </w:pPr>
            <w:ins w:id="66" w:author="沈靖城 Shen, Linton" w:date="2026-04-02T14:52:00Z" w16du:dateUtc="2026-04-02T06:52:00Z">
              <w:r w:rsidRPr="0063268B">
                <w:rPr>
                  <w:rFonts w:ascii="Times New Roman" w:eastAsia="宋体" w:hAnsi="Times New Roman" w:cs="Times New Roman"/>
                </w:rPr>
                <w:t>印章必须包含注册证书编号和公司名称。制作印章的费用约为</w:t>
              </w:r>
              <w:r w:rsidRPr="0063268B">
                <w:rPr>
                  <w:rFonts w:ascii="Times New Roman" w:eastAsia="宋体" w:hAnsi="Times New Roman" w:cs="Times New Roman"/>
                </w:rPr>
                <w:t xml:space="preserve"> 40-50 </w:t>
              </w:r>
              <w:r w:rsidRPr="0063268B">
                <w:rPr>
                  <w:rFonts w:ascii="Times New Roman" w:eastAsia="宋体" w:hAnsi="Times New Roman" w:cs="Times New Roman"/>
                </w:rPr>
                <w:t>沙特里亚尔。印章用于在商会认证签字人、在社会</w:t>
              </w:r>
              <w:r w:rsidRPr="0063268B">
                <w:rPr>
                  <w:rFonts w:ascii="Times New Roman" w:eastAsia="宋体" w:hAnsi="Times New Roman" w:cs="Times New Roman"/>
                </w:rPr>
                <w:lastRenderedPageBreak/>
                <w:t>保险总局注册以及公司发票。印章在实践中很常用。</w:t>
              </w:r>
            </w:ins>
          </w:p>
        </w:tc>
        <w:tc>
          <w:tcPr>
            <w:tcW w:w="1831" w:type="dxa"/>
          </w:tcPr>
          <w:p w14:paraId="042CB130" w14:textId="77777777" w:rsidR="00177E00" w:rsidRDefault="00177E00" w:rsidP="00A92A2D">
            <w:pPr>
              <w:jc w:val="center"/>
              <w:rPr>
                <w:ins w:id="67" w:author="沈靖城 Shen, Linton" w:date="2026-04-02T14:52:00Z" w16du:dateUtc="2026-04-02T06:52:00Z"/>
                <w:rFonts w:ascii="Times New Roman" w:eastAsia="宋体" w:hAnsi="Times New Roman" w:cs="Times New Roman"/>
              </w:rPr>
            </w:pPr>
            <w:ins w:id="68" w:author="沈靖城 Shen, Linton" w:date="2026-04-02T14:52:00Z" w16du:dateUtc="2026-04-02T06:52:00Z">
              <w:r>
                <w:rPr>
                  <w:rFonts w:ascii="Times New Roman" w:eastAsia="宋体" w:hAnsi="Times New Roman" w:cs="Times New Roman" w:hint="eastAsia"/>
                </w:rPr>
                <w:lastRenderedPageBreak/>
                <w:t>1</w:t>
              </w:r>
              <w:r>
                <w:rPr>
                  <w:rFonts w:ascii="Times New Roman" w:eastAsia="宋体" w:hAnsi="Times New Roman" w:cs="Times New Roman" w:hint="eastAsia"/>
                </w:rPr>
                <w:t>天</w:t>
              </w:r>
            </w:ins>
          </w:p>
        </w:tc>
      </w:tr>
    </w:tbl>
    <w:p w14:paraId="725D7017" w14:textId="77777777" w:rsidR="00177E00" w:rsidRDefault="00177E00">
      <w:pPr>
        <w:widowControl/>
        <w:spacing w:before="100" w:beforeAutospacing="1" w:after="100" w:afterAutospacing="1" w:line="440" w:lineRule="exact"/>
        <w:rPr>
          <w:rFonts w:ascii="Times New Roman" w:eastAsia="宋体" w:hAnsi="Times New Roman" w:cs="Times New Roman" w:hint="eastAsia"/>
          <w:kern w:val="0"/>
          <w:sz w:val="24"/>
          <w14:ligatures w14:val="none"/>
        </w:rPr>
      </w:pPr>
    </w:p>
    <w:p w14:paraId="094BA4DF" w14:textId="77777777" w:rsidR="007F0642" w:rsidRDefault="00000000">
      <w:pPr>
        <w:widowControl/>
        <w:spacing w:before="100" w:beforeAutospacing="1" w:after="100" w:afterAutospacing="1" w:line="440" w:lineRule="exact"/>
        <w:jc w:val="left"/>
        <w:rPr>
          <w:rFonts w:ascii="Times New Roman" w:eastAsia="宋体" w:hAnsi="Times New Roman" w:cs="Times New Roman"/>
          <w:b/>
          <w:bCs/>
          <w:kern w:val="0"/>
          <w:sz w:val="24"/>
          <w14:ligatures w14:val="none"/>
        </w:rPr>
      </w:pPr>
      <w:r>
        <w:rPr>
          <w:rFonts w:ascii="Times New Roman" w:eastAsia="宋体" w:hAnsi="Times New Roman" w:cs="Times New Roman"/>
          <w:b/>
          <w:bCs/>
          <w:kern w:val="0"/>
          <w:sz w:val="24"/>
          <w14:ligatures w14:val="none"/>
        </w:rPr>
        <w:t>Q2</w:t>
      </w:r>
      <w:r>
        <w:rPr>
          <w:rFonts w:ascii="Times New Roman" w:eastAsia="宋体" w:hAnsi="Times New Roman" w:cs="Times New Roman"/>
          <w:b/>
          <w:bCs/>
          <w:kern w:val="0"/>
          <w:sz w:val="24"/>
          <w14:ligatures w14:val="none"/>
        </w:rPr>
        <w:t>：</w:t>
      </w:r>
      <w:ins w:id="69" w:author="沈靖城 Shen, Linton" w:date="2026-04-02T11:45:00Z">
        <w:r>
          <w:rPr>
            <w:rFonts w:ascii="Times New Roman" w:eastAsia="宋体" w:hAnsi="Times New Roman" w:cs="Times New Roman"/>
            <w:b/>
            <w:bCs/>
            <w:kern w:val="0"/>
            <w:sz w:val="24"/>
            <w14:ligatures w14:val="none"/>
          </w:rPr>
          <w:t>沙特对于外商投资的行业领域</w:t>
        </w:r>
        <w:r>
          <w:rPr>
            <w:rFonts w:ascii="Times New Roman" w:eastAsia="宋体" w:hAnsi="Times New Roman" w:cs="Times New Roman" w:hint="eastAsia"/>
            <w:b/>
            <w:bCs/>
            <w:kern w:val="0"/>
            <w:sz w:val="24"/>
            <w14:ligatures w14:val="none"/>
          </w:rPr>
          <w:t>是否有相关的限制？</w:t>
        </w:r>
      </w:ins>
    </w:p>
    <w:p w14:paraId="3600B316" w14:textId="37804ABB" w:rsidR="007F0642" w:rsidRPr="005170B0" w:rsidRDefault="00000000" w:rsidP="005170B0">
      <w:pPr>
        <w:widowControl/>
        <w:spacing w:before="100" w:beforeAutospacing="1" w:after="100" w:afterAutospacing="1" w:line="440" w:lineRule="exact"/>
        <w:rPr>
          <w:ins w:id="70" w:author="沈靖城 Shen, Linton" w:date="2026-04-02T11:45:00Z"/>
          <w:rFonts w:ascii="Times New Roman" w:eastAsia="宋体" w:hAnsi="Times New Roman" w:cs="Times New Roman" w:hint="eastAsia"/>
          <w:kern w:val="0"/>
          <w:sz w:val="24"/>
          <w14:ligatures w14:val="none"/>
          <w:rPrChange w:id="71" w:author="沈靖城 Shen, Linton" w:date="2026-04-02T14:38:00Z" w16du:dateUtc="2026-04-02T06:38:00Z">
            <w:rPr>
              <w:ins w:id="72" w:author="沈靖城 Shen, Linton" w:date="2026-04-02T11:45:00Z"/>
              <w:rFonts w:hint="eastAsia"/>
            </w:rPr>
          </w:rPrChange>
        </w:rPr>
      </w:pPr>
      <w:ins w:id="73" w:author="沈靖城 Shen, Linton" w:date="2026-04-02T11:45:00Z">
        <w:r w:rsidRPr="005170B0">
          <w:rPr>
            <w:rFonts w:ascii="Times New Roman" w:eastAsia="宋体" w:hAnsi="Times New Roman" w:cs="Times New Roman"/>
            <w:kern w:val="0"/>
            <w:sz w:val="24"/>
            <w14:ligatures w14:val="none"/>
            <w:rPrChange w:id="74" w:author="沈靖城 Shen, Linton" w:date="2026-04-02T14:38:00Z" w16du:dateUtc="2026-04-02T06:38:00Z">
              <w:rPr>
                <w:rFonts w:ascii="Times New Roman" w:eastAsia="宋体" w:hAnsi="Times New Roman" w:cs="Times New Roman"/>
                <w:b/>
                <w:bCs/>
                <w:kern w:val="0"/>
                <w:sz w:val="24"/>
                <w14:ligatures w14:val="none"/>
              </w:rPr>
            </w:rPrChange>
          </w:rPr>
          <w:t>A</w:t>
        </w:r>
        <w:r w:rsidRPr="005170B0">
          <w:rPr>
            <w:rFonts w:ascii="Times New Roman" w:eastAsia="宋体" w:hAnsi="Times New Roman" w:cs="Times New Roman"/>
            <w:kern w:val="0"/>
            <w:sz w:val="24"/>
            <w14:ligatures w14:val="none"/>
            <w:rPrChange w:id="75" w:author="沈靖城 Shen, Linton" w:date="2026-04-02T14:38:00Z" w16du:dateUtc="2026-04-02T06:38:00Z">
              <w:rPr>
                <w:rFonts w:ascii="Times New Roman" w:eastAsia="宋体" w:hAnsi="Times New Roman" w:cs="Times New Roman"/>
                <w:b/>
                <w:bCs/>
                <w:kern w:val="0"/>
                <w:sz w:val="24"/>
                <w14:ligatures w14:val="none"/>
              </w:rPr>
            </w:rPrChange>
          </w:rPr>
          <w:t>：</w:t>
        </w:r>
        <w:r>
          <w:rPr>
            <w:rFonts w:ascii="Times New Roman" w:eastAsia="宋体" w:hAnsi="Times New Roman" w:cs="Times New Roman"/>
            <w:kern w:val="0"/>
            <w:sz w:val="24"/>
            <w14:ligatures w14:val="none"/>
          </w:rPr>
          <w:t>根据</w:t>
        </w:r>
      </w:ins>
      <w:ins w:id="76" w:author="沈靖城 Shen, Linton" w:date="2026-04-02T14:38:00Z" w16du:dateUtc="2026-04-02T06:38:00Z">
        <w:r w:rsidR="00593909">
          <w:rPr>
            <w:rFonts w:ascii="Times New Roman" w:eastAsia="宋体" w:hAnsi="Times New Roman" w:cs="Times New Roman" w:hint="eastAsia"/>
            <w:kern w:val="0"/>
            <w:sz w:val="24"/>
            <w14:ligatures w14:val="none"/>
          </w:rPr>
          <w:t>沙特新</w:t>
        </w:r>
      </w:ins>
      <w:ins w:id="77" w:author="沈靖城 Shen, Linton" w:date="2026-04-02T11:45:00Z">
        <w:r>
          <w:rPr>
            <w:rFonts w:ascii="Times New Roman" w:eastAsia="宋体" w:hAnsi="Times New Roman" w:cs="Times New Roman"/>
            <w:kern w:val="0"/>
            <w:sz w:val="24"/>
            <w14:ligatures w14:val="none"/>
          </w:rPr>
          <w:t>《外商投资法》</w:t>
        </w:r>
      </w:ins>
      <w:ins w:id="78" w:author="沈靖城 Shen, Linton" w:date="2026-04-02T14:38:00Z" w16du:dateUtc="2026-04-02T06:38:00Z">
        <w:r w:rsidR="005170B0">
          <w:rPr>
            <w:rFonts w:ascii="Times New Roman" w:eastAsia="宋体" w:hAnsi="Times New Roman" w:cs="Times New Roman" w:hint="eastAsia"/>
            <w:kern w:val="0"/>
            <w:sz w:val="24"/>
            <w14:ligatures w14:val="none"/>
          </w:rPr>
          <w:t>第</w:t>
        </w:r>
        <w:r w:rsidR="005170B0">
          <w:rPr>
            <w:rFonts w:ascii="Times New Roman" w:eastAsia="宋体" w:hAnsi="Times New Roman" w:cs="Times New Roman" w:hint="eastAsia"/>
            <w:kern w:val="0"/>
            <w:sz w:val="24"/>
            <w14:ligatures w14:val="none"/>
          </w:rPr>
          <w:t>8</w:t>
        </w:r>
        <w:r w:rsidR="005170B0">
          <w:rPr>
            <w:rFonts w:ascii="Times New Roman" w:eastAsia="宋体" w:hAnsi="Times New Roman" w:cs="Times New Roman" w:hint="eastAsia"/>
            <w:kern w:val="0"/>
            <w:sz w:val="24"/>
            <w14:ligatures w14:val="none"/>
          </w:rPr>
          <w:t>条的规定，</w:t>
        </w:r>
        <w:r w:rsidR="005170B0" w:rsidRPr="005170B0">
          <w:rPr>
            <w:rFonts w:ascii="Times New Roman" w:eastAsia="宋体" w:hAnsi="Times New Roman" w:cs="Times New Roman"/>
            <w:kern w:val="0"/>
            <w:sz w:val="24"/>
            <w14:ligatures w14:val="none"/>
            <w:rPrChange w:id="79" w:author="沈靖城 Shen, Linton" w:date="2026-04-02T14:38:00Z" w16du:dateUtc="2026-04-02T06:38:00Z">
              <w:rPr>
                <w:rFonts w:ascii="Segoe UI" w:hAnsi="Segoe UI" w:cs="Segoe UI"/>
                <w:color w:val="0F1115"/>
              </w:rPr>
            </w:rPrChange>
          </w:rPr>
          <w:t>主管机关应制定并更新排除活动清单，该清单由部委予以公布。</w:t>
        </w:r>
      </w:ins>
    </w:p>
    <w:p w14:paraId="53E3360C" w14:textId="1CD0B7E5" w:rsidR="007F0642" w:rsidRDefault="00000000">
      <w:pPr>
        <w:widowControl/>
        <w:spacing w:before="100" w:beforeAutospacing="1" w:after="100" w:afterAutospacing="1" w:line="440" w:lineRule="exact"/>
        <w:rPr>
          <w:ins w:id="80" w:author="沈靖城 Shen, Linton" w:date="2026-04-02T11:45:00Z"/>
          <w:rFonts w:ascii="Times New Roman" w:eastAsia="宋体" w:hAnsi="Times New Roman" w:cs="Times New Roman"/>
          <w:kern w:val="0"/>
          <w:sz w:val="24"/>
          <w14:ligatures w14:val="none"/>
        </w:rPr>
      </w:pPr>
      <w:ins w:id="81" w:author="沈靖城 Shen, Linton" w:date="2026-04-02T11:45:00Z">
        <w:r>
          <w:rPr>
            <w:rFonts w:ascii="Times New Roman" w:eastAsia="宋体" w:hAnsi="Times New Roman" w:cs="Times New Roman"/>
            <w:kern w:val="0"/>
            <w:sz w:val="24"/>
            <w14:ligatures w14:val="none"/>
          </w:rPr>
          <w:t>根据</w:t>
        </w:r>
      </w:ins>
      <w:ins w:id="82" w:author="沈靖城 Shen, Linton" w:date="2026-04-02T14:40:00Z" w16du:dateUtc="2026-04-02T06:40:00Z">
        <w:r w:rsidR="005170B0">
          <w:rPr>
            <w:rFonts w:ascii="Times New Roman" w:eastAsia="宋体" w:hAnsi="Times New Roman" w:cs="Times New Roman" w:hint="eastAsia"/>
            <w:kern w:val="0"/>
            <w:sz w:val="24"/>
            <w14:ligatures w14:val="none"/>
          </w:rPr>
          <w:t>沙特法律服务机构的相关文章</w:t>
        </w:r>
      </w:ins>
      <w:ins w:id="83" w:author="沈靖城 Shen, Linton" w:date="2026-04-02T11:45:00Z">
        <w:r>
          <w:rPr>
            <w:rFonts w:ascii="Times New Roman" w:eastAsia="宋体" w:hAnsi="Times New Roman" w:cs="Times New Roman" w:hint="eastAsia"/>
            <w:kern w:val="0"/>
            <w:sz w:val="24"/>
            <w14:ligatures w14:val="none"/>
          </w:rPr>
          <w:t>，</w:t>
        </w:r>
        <w:r>
          <w:rPr>
            <w:rFonts w:ascii="Times New Roman" w:eastAsia="宋体" w:hAnsi="Times New Roman" w:cs="Times New Roman"/>
            <w:kern w:val="0"/>
            <w:sz w:val="24"/>
            <w14:ligatures w14:val="none"/>
          </w:rPr>
          <w:t>外国投资者被禁止从事石油勘探和生产、</w:t>
        </w:r>
      </w:ins>
      <w:ins w:id="84" w:author="沈靖城 Shen, Linton" w:date="2026-04-02T14:41:00Z" w16du:dateUtc="2026-04-02T06:41:00Z">
        <w:r w:rsidR="005170B0" w:rsidRPr="005170B0">
          <w:rPr>
            <w:rFonts w:ascii="Times New Roman" w:eastAsia="宋体" w:hAnsi="Times New Roman" w:cs="Times New Roman"/>
            <w:kern w:val="0"/>
            <w:sz w:val="24"/>
            <w14:ligatures w14:val="none"/>
            <w:rPrChange w:id="85" w:author="沈靖城 Shen, Linton" w:date="2026-04-02T14:41:00Z" w16du:dateUtc="2026-04-02T06:41:00Z">
              <w:rPr>
                <w:rFonts w:ascii="Segoe UI" w:hAnsi="Segoe UI" w:cs="Segoe UI"/>
                <w:color w:val="0F1115"/>
                <w:shd w:val="clear" w:color="auto" w:fill="FFFFFF"/>
              </w:rPr>
            </w:rPrChange>
          </w:rPr>
          <w:t>军事部门的餐饮服务</w:t>
        </w:r>
        <w:r w:rsidR="005170B0" w:rsidRPr="005170B0">
          <w:rPr>
            <w:rFonts w:ascii="Times New Roman" w:eastAsia="宋体" w:hAnsi="Times New Roman" w:cs="Times New Roman" w:hint="eastAsia"/>
            <w:kern w:val="0"/>
            <w:sz w:val="24"/>
            <w14:ligatures w14:val="none"/>
            <w:rPrChange w:id="86" w:author="沈靖城 Shen, Linton" w:date="2026-04-02T14:41:00Z" w16du:dateUtc="2026-04-02T06:41:00Z">
              <w:rPr>
                <w:rFonts w:ascii="Segoe UI" w:hAnsi="Segoe UI" w:cs="Segoe UI" w:hint="eastAsia"/>
                <w:color w:val="0F1115"/>
                <w:shd w:val="clear" w:color="auto" w:fill="FFFFFF"/>
              </w:rPr>
            </w:rPrChange>
          </w:rPr>
          <w:t>、</w:t>
        </w:r>
        <w:r w:rsidR="005170B0" w:rsidRPr="005170B0">
          <w:rPr>
            <w:rFonts w:ascii="Times New Roman" w:eastAsia="宋体" w:hAnsi="Times New Roman" w:cs="Times New Roman"/>
            <w:kern w:val="0"/>
            <w:sz w:val="24"/>
            <w14:ligatures w14:val="none"/>
            <w:rPrChange w:id="87" w:author="沈靖城 Shen, Linton" w:date="2026-04-02T14:41:00Z" w16du:dateUtc="2026-04-02T06:41:00Z">
              <w:rPr>
                <w:rFonts w:ascii="Segoe UI" w:hAnsi="Segoe UI" w:cs="Segoe UI"/>
                <w:color w:val="0F1115"/>
                <w:shd w:val="clear" w:color="auto" w:fill="FFFFFF"/>
              </w:rPr>
            </w:rPrChange>
          </w:rPr>
          <w:t>与朝觐相关的导游服务</w:t>
        </w:r>
        <w:r w:rsidR="005170B0" w:rsidRPr="005170B0">
          <w:rPr>
            <w:rFonts w:ascii="Times New Roman" w:eastAsia="宋体" w:hAnsi="Times New Roman" w:cs="Times New Roman" w:hint="eastAsia"/>
            <w:kern w:val="0"/>
            <w:sz w:val="24"/>
            <w14:ligatures w14:val="none"/>
            <w:rPrChange w:id="88" w:author="沈靖城 Shen, Linton" w:date="2026-04-02T14:41:00Z" w16du:dateUtc="2026-04-02T06:41:00Z">
              <w:rPr>
                <w:rFonts w:ascii="Segoe UI" w:hAnsi="Segoe UI" w:cs="Segoe UI" w:hint="eastAsia"/>
                <w:color w:val="0F1115"/>
                <w:shd w:val="clear" w:color="auto" w:fill="FFFFFF"/>
              </w:rPr>
            </w:rPrChange>
          </w:rPr>
          <w:t>等领域</w:t>
        </w:r>
        <w:r w:rsidR="005170B0">
          <w:rPr>
            <w:rStyle w:val="ae"/>
            <w:rFonts w:ascii="Times New Roman" w:eastAsia="宋体" w:hAnsi="Times New Roman" w:cs="Times New Roman"/>
            <w:kern w:val="0"/>
            <w:sz w:val="24"/>
            <w14:ligatures w14:val="none"/>
          </w:rPr>
          <w:footnoteReference w:id="5"/>
        </w:r>
      </w:ins>
      <w:ins w:id="90" w:author="沈靖城 Shen, Linton" w:date="2026-04-02T11:45:00Z">
        <w:r>
          <w:rPr>
            <w:rFonts w:ascii="Times New Roman" w:eastAsia="宋体" w:hAnsi="Times New Roman" w:cs="Times New Roman"/>
            <w:kern w:val="0"/>
            <w:sz w:val="24"/>
            <w14:ligatures w14:val="none"/>
          </w:rPr>
          <w:t>。</w:t>
        </w:r>
      </w:ins>
    </w:p>
    <w:p w14:paraId="4E9D4925" w14:textId="6AFACA26" w:rsidR="007F0642" w:rsidRDefault="00593909">
      <w:pPr>
        <w:widowControl/>
        <w:spacing w:before="100" w:beforeAutospacing="1" w:after="100" w:afterAutospacing="1" w:line="440" w:lineRule="exact"/>
        <w:rPr>
          <w:ins w:id="91" w:author="沈靖城 Shen, Linton" w:date="2026-04-02T11:45:00Z"/>
          <w:rFonts w:ascii="Times New Roman" w:eastAsia="宋体" w:hAnsi="Times New Roman" w:cs="Times New Roman"/>
          <w:kern w:val="0"/>
          <w:sz w:val="24"/>
          <w14:ligatures w14:val="none"/>
        </w:rPr>
      </w:pPr>
      <w:ins w:id="92" w:author="沈靖城 Shen, Linton" w:date="2026-04-02T14:20:00Z" w16du:dateUtc="2026-04-02T06:20:00Z">
        <w:r>
          <w:rPr>
            <w:rFonts w:ascii="Times New Roman" w:eastAsia="宋体" w:hAnsi="Times New Roman" w:cs="Times New Roman"/>
            <w:kern w:val="0"/>
            <w:sz w:val="24"/>
            <w14:ligatures w14:val="none"/>
          </w:rPr>
          <w:t>根据</w:t>
        </w:r>
        <w:r>
          <w:rPr>
            <w:rFonts w:ascii="Times New Roman" w:eastAsia="宋体" w:hAnsi="Times New Roman" w:cs="Times New Roman"/>
            <w:kern w:val="0"/>
            <w:sz w:val="24"/>
            <w14:ligatures w14:val="none"/>
          </w:rPr>
          <w:t>MISA2026</w:t>
        </w:r>
        <w:r>
          <w:rPr>
            <w:rFonts w:ascii="Times New Roman" w:eastAsia="宋体" w:hAnsi="Times New Roman" w:cs="Times New Roman" w:hint="eastAsia"/>
            <w:kern w:val="0"/>
            <w:sz w:val="24"/>
            <w14:ligatures w14:val="none"/>
          </w:rPr>
          <w:t>年</w:t>
        </w:r>
        <w:r>
          <w:rPr>
            <w:rFonts w:ascii="Times New Roman" w:eastAsia="宋体" w:hAnsi="Times New Roman" w:cs="Times New Roman" w:hint="eastAsia"/>
            <w:kern w:val="0"/>
            <w:sz w:val="24"/>
            <w14:ligatures w14:val="none"/>
          </w:rPr>
          <w:t>1</w:t>
        </w:r>
        <w:r>
          <w:rPr>
            <w:rFonts w:ascii="Times New Roman" w:eastAsia="宋体" w:hAnsi="Times New Roman" w:cs="Times New Roman" w:hint="eastAsia"/>
            <w:kern w:val="0"/>
            <w:sz w:val="24"/>
            <w14:ligatures w14:val="none"/>
          </w:rPr>
          <w:t>月</w:t>
        </w:r>
        <w:r>
          <w:rPr>
            <w:rFonts w:ascii="Times New Roman" w:eastAsia="宋体" w:hAnsi="Times New Roman" w:cs="Times New Roman"/>
            <w:kern w:val="0"/>
            <w:sz w:val="24"/>
            <w14:ligatures w14:val="none"/>
          </w:rPr>
          <w:t>发布的</w:t>
        </w:r>
        <w:r>
          <w:rPr>
            <w:rFonts w:ascii="Times New Roman" w:eastAsia="宋体" w:hAnsi="Times New Roman" w:cs="Times New Roman" w:hint="eastAsia"/>
            <w:kern w:val="0"/>
            <w:sz w:val="24"/>
            <w14:ligatures w14:val="none"/>
          </w:rPr>
          <w:t>《第</w:t>
        </w:r>
        <w:r>
          <w:rPr>
            <w:rFonts w:ascii="Times New Roman" w:eastAsia="宋体" w:hAnsi="Times New Roman" w:cs="Times New Roman" w:hint="eastAsia"/>
            <w:kern w:val="0"/>
            <w:sz w:val="24"/>
            <w14:ligatures w14:val="none"/>
          </w:rPr>
          <w:t>12</w:t>
        </w:r>
        <w:r>
          <w:rPr>
            <w:rFonts w:ascii="Times New Roman" w:eastAsia="宋体" w:hAnsi="Times New Roman" w:cs="Times New Roman" w:hint="eastAsia"/>
            <w:kern w:val="0"/>
            <w:sz w:val="24"/>
            <w14:ligatures w14:val="none"/>
          </w:rPr>
          <w:t>版投资者指</w:t>
        </w:r>
        <w:r>
          <w:rPr>
            <w:rFonts w:ascii="Times New Roman" w:eastAsia="宋体" w:hAnsi="Times New Roman" w:cs="Times New Roman"/>
            <w:kern w:val="0"/>
            <w:sz w:val="24"/>
            <w14:ligatures w14:val="none"/>
          </w:rPr>
          <w:t>南</w:t>
        </w:r>
        <w:r>
          <w:rPr>
            <w:rFonts w:ascii="Times New Roman" w:eastAsia="宋体" w:hAnsi="Times New Roman" w:cs="Times New Roman" w:hint="eastAsia"/>
            <w:kern w:val="0"/>
            <w:sz w:val="24"/>
            <w14:ligatures w14:val="none"/>
          </w:rPr>
          <w:t>》</w:t>
        </w:r>
      </w:ins>
      <w:ins w:id="93" w:author="沈靖城 Shen, Linton" w:date="2026-04-02T14:38:00Z" w16du:dateUtc="2026-04-02T06:38:00Z">
        <w:r w:rsidR="005170B0">
          <w:rPr>
            <w:rStyle w:val="ae"/>
            <w:rFonts w:ascii="Times New Roman" w:eastAsia="宋体" w:hAnsi="Times New Roman" w:cs="Times New Roman"/>
            <w:kern w:val="0"/>
            <w:sz w:val="24"/>
            <w14:ligatures w14:val="none"/>
          </w:rPr>
          <w:footnoteReference w:id="6"/>
        </w:r>
      </w:ins>
      <w:ins w:id="96" w:author="沈靖城 Shen, Linton" w:date="2026-04-02T11:45:00Z">
        <w:r w:rsidR="00000000">
          <w:rPr>
            <w:rFonts w:ascii="Times New Roman" w:eastAsia="宋体" w:hAnsi="Times New Roman" w:cs="Times New Roman"/>
            <w:kern w:val="0"/>
            <w:sz w:val="24"/>
            <w14:ligatures w14:val="none"/>
          </w:rPr>
          <w:t>，外国投资者在投资如下行业时</w:t>
        </w:r>
      </w:ins>
      <w:ins w:id="97" w:author="沈靖城 Shen, Linton" w:date="2026-04-02T14:20:00Z" w16du:dateUtc="2026-04-02T06:20:00Z">
        <w:r>
          <w:rPr>
            <w:rFonts w:ascii="Times New Roman" w:eastAsia="宋体" w:hAnsi="Times New Roman" w:cs="Times New Roman" w:hint="eastAsia"/>
            <w:kern w:val="0"/>
            <w:sz w:val="24"/>
            <w14:ligatures w14:val="none"/>
          </w:rPr>
          <w:t>收到</w:t>
        </w:r>
      </w:ins>
      <w:ins w:id="98" w:author="沈靖城 Shen, Linton" w:date="2026-04-02T14:21:00Z" w16du:dateUtc="2026-04-02T06:21:00Z">
        <w:r>
          <w:rPr>
            <w:rFonts w:ascii="Times New Roman" w:eastAsia="宋体" w:hAnsi="Times New Roman" w:cs="Times New Roman" w:hint="eastAsia"/>
            <w:kern w:val="0"/>
            <w:sz w:val="24"/>
            <w14:ligatures w14:val="none"/>
          </w:rPr>
          <w:t>特定限制</w:t>
        </w:r>
      </w:ins>
      <w:ins w:id="99" w:author="沈靖城 Shen, Linton" w:date="2026-04-02T11:45:00Z">
        <w:r w:rsidR="00000000">
          <w:rPr>
            <w:rFonts w:ascii="Times New Roman" w:eastAsia="宋体" w:hAnsi="Times New Roman" w:cs="Times New Roman"/>
            <w:kern w:val="0"/>
            <w:sz w:val="24"/>
            <w14:ligatures w14:val="none"/>
          </w:rPr>
          <w:t>：</w:t>
        </w:r>
      </w:ins>
    </w:p>
    <w:tbl>
      <w:tblPr>
        <w:tblStyle w:val="ac"/>
        <w:tblW w:w="5000" w:type="pct"/>
        <w:jc w:val="center"/>
        <w:tblLook w:val="04A0" w:firstRow="1" w:lastRow="0" w:firstColumn="1" w:lastColumn="0" w:noHBand="0" w:noVBand="1"/>
      </w:tblPr>
      <w:tblGrid>
        <w:gridCol w:w="2107"/>
        <w:gridCol w:w="2777"/>
        <w:gridCol w:w="1237"/>
        <w:gridCol w:w="2175"/>
      </w:tblGrid>
      <w:tr w:rsidR="007F0642" w14:paraId="1E806479" w14:textId="77777777">
        <w:trPr>
          <w:trHeight w:val="307"/>
          <w:jc w:val="center"/>
          <w:ins w:id="100" w:author="沈靖城 Shen, Linton" w:date="2026-04-02T11:45:00Z"/>
        </w:trPr>
        <w:tc>
          <w:tcPr>
            <w:tcW w:w="2107" w:type="dxa"/>
          </w:tcPr>
          <w:p w14:paraId="030BE1AB" w14:textId="77777777" w:rsidR="007F0642" w:rsidRDefault="00000000">
            <w:pPr>
              <w:spacing w:line="440" w:lineRule="exact"/>
              <w:jc w:val="center"/>
              <w:rPr>
                <w:ins w:id="101" w:author="沈靖城 Shen, Linton" w:date="2026-04-02T11:45:00Z"/>
                <w:rFonts w:ascii="Times New Roman" w:eastAsia="宋体" w:hAnsi="Times New Roman" w:cs="Times New Roman"/>
                <w:kern w:val="0"/>
                <w:szCs w:val="21"/>
                <w14:ligatures w14:val="none"/>
              </w:rPr>
            </w:pPr>
            <w:ins w:id="102" w:author="沈靖城 Shen, Linton" w:date="2026-04-02T11:45:00Z">
              <w:r>
                <w:rPr>
                  <w:rFonts w:ascii="Times New Roman" w:eastAsia="宋体" w:hAnsi="Times New Roman" w:cs="Times New Roman" w:hint="eastAsia"/>
                  <w:kern w:val="0"/>
                  <w:szCs w:val="21"/>
                  <w14:ligatures w14:val="none"/>
                </w:rPr>
                <w:t>行业类型</w:t>
              </w:r>
            </w:ins>
          </w:p>
        </w:tc>
        <w:tc>
          <w:tcPr>
            <w:tcW w:w="2777" w:type="dxa"/>
          </w:tcPr>
          <w:p w14:paraId="79DD0CB3" w14:textId="77777777" w:rsidR="007F0642" w:rsidRDefault="00000000">
            <w:pPr>
              <w:spacing w:line="440" w:lineRule="exact"/>
              <w:jc w:val="center"/>
              <w:rPr>
                <w:ins w:id="103" w:author="沈靖城 Shen, Linton" w:date="2026-04-02T11:49:00Z"/>
                <w:rFonts w:ascii="Times New Roman" w:eastAsia="宋体" w:hAnsi="Times New Roman" w:cs="Times New Roman"/>
                <w:kern w:val="0"/>
                <w:szCs w:val="21"/>
                <w14:ligatures w14:val="none"/>
              </w:rPr>
            </w:pPr>
            <w:ins w:id="104" w:author="沈靖城 Shen, Linton" w:date="2026-04-02T11:50:00Z">
              <w:r>
                <w:rPr>
                  <w:rFonts w:ascii="Times New Roman" w:eastAsia="宋体" w:hAnsi="Times New Roman" w:cs="Times New Roman" w:hint="eastAsia"/>
                  <w:kern w:val="0"/>
                  <w:szCs w:val="21"/>
                  <w14:ligatures w14:val="none"/>
                </w:rPr>
                <w:t>外国投资者最低注册资本</w:t>
              </w:r>
              <w:r>
                <w:rPr>
                  <w:rFonts w:ascii="Times New Roman" w:eastAsia="宋体" w:hAnsi="Times New Roman" w:cs="Times New Roman" w:hint="eastAsia"/>
                  <w:kern w:val="0"/>
                  <w:szCs w:val="21"/>
                  <w14:ligatures w14:val="none"/>
                </w:rPr>
                <w:t>/</w:t>
              </w:r>
              <w:r>
                <w:rPr>
                  <w:rFonts w:ascii="Times New Roman" w:eastAsia="宋体" w:hAnsi="Times New Roman" w:cs="Times New Roman" w:hint="eastAsia"/>
                  <w:kern w:val="0"/>
                  <w:szCs w:val="21"/>
                  <w14:ligatures w14:val="none"/>
                </w:rPr>
                <w:t>投资规模（沙特里亚尔）</w:t>
              </w:r>
            </w:ins>
          </w:p>
        </w:tc>
        <w:tc>
          <w:tcPr>
            <w:tcW w:w="1237" w:type="dxa"/>
          </w:tcPr>
          <w:p w14:paraId="303D15FC" w14:textId="77777777" w:rsidR="007F0642" w:rsidRDefault="00000000">
            <w:pPr>
              <w:spacing w:line="440" w:lineRule="exact"/>
              <w:jc w:val="center"/>
              <w:rPr>
                <w:ins w:id="105" w:author="沈靖城 Shen, Linton" w:date="2026-04-02T11:45:00Z"/>
                <w:rFonts w:ascii="Times New Roman" w:eastAsia="宋体" w:hAnsi="Times New Roman" w:cs="Times New Roman"/>
                <w:kern w:val="0"/>
                <w:szCs w:val="21"/>
                <w14:ligatures w14:val="none"/>
              </w:rPr>
            </w:pPr>
            <w:ins w:id="106" w:author="沈靖城 Shen, Linton" w:date="2026-04-02T11:45:00Z">
              <w:r>
                <w:rPr>
                  <w:rFonts w:ascii="Times New Roman" w:eastAsia="宋体" w:hAnsi="Times New Roman" w:cs="Times New Roman" w:hint="eastAsia"/>
                  <w:kern w:val="0"/>
                  <w:szCs w:val="21"/>
                  <w14:ligatures w14:val="none"/>
                </w:rPr>
                <w:t>最低沙特持股比例</w:t>
              </w:r>
            </w:ins>
          </w:p>
        </w:tc>
        <w:tc>
          <w:tcPr>
            <w:tcW w:w="2175" w:type="dxa"/>
          </w:tcPr>
          <w:p w14:paraId="32811E9E" w14:textId="77777777" w:rsidR="007F0642" w:rsidRDefault="00000000">
            <w:pPr>
              <w:spacing w:line="440" w:lineRule="exact"/>
              <w:jc w:val="center"/>
              <w:rPr>
                <w:ins w:id="107" w:author="沈靖城 Shen, Linton" w:date="2026-04-02T11:50:00Z"/>
                <w:rFonts w:ascii="Times New Roman" w:eastAsia="宋体" w:hAnsi="Times New Roman" w:cs="Times New Roman"/>
                <w:kern w:val="0"/>
                <w:szCs w:val="21"/>
                <w14:ligatures w14:val="none"/>
              </w:rPr>
            </w:pPr>
            <w:ins w:id="108" w:author="沈靖城 Shen, Linton" w:date="2026-04-02T11:50:00Z">
              <w:r>
                <w:rPr>
                  <w:rFonts w:ascii="Times New Roman" w:eastAsia="宋体" w:hAnsi="Times New Roman" w:cs="Times New Roman" w:hint="eastAsia"/>
                  <w:kern w:val="0"/>
                  <w:szCs w:val="21"/>
                  <w14:ligatures w14:val="none"/>
                </w:rPr>
                <w:t>其他要求</w:t>
              </w:r>
            </w:ins>
          </w:p>
        </w:tc>
      </w:tr>
      <w:tr w:rsidR="007F0642" w14:paraId="10334E6D" w14:textId="77777777">
        <w:trPr>
          <w:trHeight w:val="627"/>
          <w:jc w:val="center"/>
          <w:ins w:id="109" w:author="沈靖城 Shen, Linton" w:date="2026-04-02T11:45:00Z"/>
        </w:trPr>
        <w:tc>
          <w:tcPr>
            <w:tcW w:w="2107" w:type="dxa"/>
          </w:tcPr>
          <w:p w14:paraId="3E9B3DF7" w14:textId="77777777" w:rsidR="007F0642" w:rsidRDefault="00000000">
            <w:pPr>
              <w:spacing w:line="440" w:lineRule="exact"/>
              <w:jc w:val="center"/>
              <w:rPr>
                <w:ins w:id="110" w:author="沈靖城 Shen, Linton" w:date="2026-04-02T11:45:00Z"/>
                <w:rFonts w:ascii="Times New Roman" w:eastAsia="宋体" w:hAnsi="Times New Roman" w:cs="Times New Roman"/>
                <w:kern w:val="0"/>
                <w:szCs w:val="21"/>
                <w14:ligatures w14:val="none"/>
              </w:rPr>
            </w:pPr>
            <w:ins w:id="111" w:author="沈靖城 Shen, Linton" w:date="2026-04-02T11:45:00Z">
              <w:r>
                <w:rPr>
                  <w:rFonts w:ascii="Times New Roman" w:eastAsia="宋体" w:hAnsi="Times New Roman" w:cs="Times New Roman" w:hint="eastAsia"/>
                  <w:kern w:val="0"/>
                  <w:szCs w:val="21"/>
                  <w14:ligatures w14:val="none"/>
                </w:rPr>
                <w:t>与沙特合作伙伴共同从事商业活动</w:t>
              </w:r>
            </w:ins>
          </w:p>
        </w:tc>
        <w:tc>
          <w:tcPr>
            <w:tcW w:w="2777" w:type="dxa"/>
          </w:tcPr>
          <w:p w14:paraId="64A4F58F" w14:textId="77777777" w:rsidR="007F0642" w:rsidRDefault="00000000">
            <w:pPr>
              <w:spacing w:line="440" w:lineRule="exact"/>
              <w:jc w:val="center"/>
              <w:rPr>
                <w:ins w:id="112" w:author="沈靖城 Shen, Linton" w:date="2026-04-02T11:49:00Z"/>
                <w:rFonts w:ascii="Times New Roman" w:eastAsia="宋体" w:hAnsi="Times New Roman" w:cs="Times New Roman"/>
                <w:kern w:val="0"/>
                <w:szCs w:val="21"/>
                <w14:ligatures w14:val="none"/>
              </w:rPr>
            </w:pPr>
            <w:ins w:id="113" w:author="沈靖城 Shen, Linton" w:date="2026-04-02T11:50:00Z">
              <w:r>
                <w:rPr>
                  <w:rFonts w:ascii="Times New Roman" w:eastAsia="宋体" w:hAnsi="Times New Roman" w:cs="Times New Roman" w:hint="eastAsia"/>
                  <w:kern w:val="0"/>
                  <w:szCs w:val="21"/>
                  <w14:ligatures w14:val="none"/>
                </w:rPr>
                <w:t>26</w:t>
              </w:r>
              <w:r>
                <w:rPr>
                  <w:rFonts w:ascii="Times New Roman" w:eastAsia="宋体" w:hAnsi="Times New Roman" w:cs="Times New Roman"/>
                  <w:kern w:val="0"/>
                  <w:szCs w:val="21"/>
                  <w14:ligatures w14:val="none"/>
                </w:rPr>
                <w:t>,666,667</w:t>
              </w:r>
            </w:ins>
          </w:p>
        </w:tc>
        <w:tc>
          <w:tcPr>
            <w:tcW w:w="1237" w:type="dxa"/>
          </w:tcPr>
          <w:p w14:paraId="276D5E12" w14:textId="77777777" w:rsidR="007F0642" w:rsidRDefault="00000000">
            <w:pPr>
              <w:spacing w:line="440" w:lineRule="exact"/>
              <w:jc w:val="center"/>
              <w:rPr>
                <w:ins w:id="114" w:author="沈靖城 Shen, Linton" w:date="2026-04-02T11:45:00Z"/>
                <w:rFonts w:ascii="Times New Roman" w:eastAsia="宋体" w:hAnsi="Times New Roman" w:cs="Times New Roman"/>
                <w:kern w:val="0"/>
                <w:szCs w:val="21"/>
                <w14:ligatures w14:val="none"/>
              </w:rPr>
            </w:pPr>
            <w:ins w:id="115" w:author="沈靖城 Shen, Linton" w:date="2026-04-02T11:45:00Z">
              <w:r>
                <w:rPr>
                  <w:rFonts w:ascii="Times New Roman" w:eastAsia="宋体" w:hAnsi="Times New Roman" w:cs="Times New Roman" w:hint="eastAsia"/>
                  <w:kern w:val="0"/>
                  <w:szCs w:val="21"/>
                  <w14:ligatures w14:val="none"/>
                </w:rPr>
                <w:t>2</w:t>
              </w:r>
              <w:r>
                <w:rPr>
                  <w:rFonts w:ascii="Times New Roman" w:eastAsia="宋体" w:hAnsi="Times New Roman" w:cs="Times New Roman"/>
                  <w:kern w:val="0"/>
                  <w:szCs w:val="21"/>
                  <w14:ligatures w14:val="none"/>
                </w:rPr>
                <w:t>5%</w:t>
              </w:r>
            </w:ins>
          </w:p>
        </w:tc>
        <w:tc>
          <w:tcPr>
            <w:tcW w:w="2175" w:type="dxa"/>
          </w:tcPr>
          <w:p w14:paraId="29BE9A54" w14:textId="77777777" w:rsidR="007F0642" w:rsidRDefault="007F0642">
            <w:pPr>
              <w:spacing w:line="440" w:lineRule="exact"/>
              <w:jc w:val="center"/>
              <w:rPr>
                <w:ins w:id="116" w:author="沈靖城 Shen, Linton" w:date="2026-04-02T11:50:00Z"/>
                <w:rFonts w:ascii="Times New Roman" w:eastAsia="宋体" w:hAnsi="Times New Roman" w:cs="Times New Roman"/>
                <w:kern w:val="0"/>
                <w:szCs w:val="21"/>
                <w14:ligatures w14:val="none"/>
              </w:rPr>
            </w:pPr>
          </w:p>
        </w:tc>
      </w:tr>
      <w:tr w:rsidR="007F0642" w14:paraId="53C15223" w14:textId="77777777">
        <w:trPr>
          <w:trHeight w:val="627"/>
          <w:jc w:val="center"/>
          <w:ins w:id="117" w:author="沈靖城 Shen, Linton" w:date="2026-04-02T11:51:00Z"/>
        </w:trPr>
        <w:tc>
          <w:tcPr>
            <w:tcW w:w="2107" w:type="dxa"/>
          </w:tcPr>
          <w:p w14:paraId="1B547122" w14:textId="77777777" w:rsidR="007F0642" w:rsidRDefault="00000000">
            <w:pPr>
              <w:spacing w:line="440" w:lineRule="exact"/>
              <w:jc w:val="center"/>
              <w:rPr>
                <w:ins w:id="118" w:author="沈靖城 Shen, Linton" w:date="2026-04-02T11:51:00Z"/>
                <w:rFonts w:ascii="Times New Roman" w:eastAsia="宋体" w:hAnsi="Times New Roman" w:cs="Times New Roman"/>
                <w:kern w:val="0"/>
                <w:szCs w:val="21"/>
                <w14:ligatures w14:val="none"/>
              </w:rPr>
            </w:pPr>
            <w:ins w:id="119" w:author="沈靖城 Shen, Linton" w:date="2026-04-02T11:51:00Z">
              <w:r>
                <w:rPr>
                  <w:rFonts w:ascii="Times New Roman" w:eastAsia="宋体" w:hAnsi="Times New Roman" w:cs="Times New Roman"/>
                  <w:kern w:val="0"/>
                  <w:szCs w:val="21"/>
                  <w14:ligatures w14:val="none"/>
                </w:rPr>
                <w:t>100%</w:t>
              </w:r>
              <w:r>
                <w:rPr>
                  <w:rFonts w:ascii="Times New Roman" w:eastAsia="宋体" w:hAnsi="Times New Roman" w:cs="Times New Roman" w:hint="eastAsia"/>
                  <w:kern w:val="0"/>
                  <w:szCs w:val="21"/>
                  <w14:ligatures w14:val="none"/>
                </w:rPr>
                <w:t>外国投资商业</w:t>
              </w:r>
            </w:ins>
          </w:p>
        </w:tc>
        <w:tc>
          <w:tcPr>
            <w:tcW w:w="2777" w:type="dxa"/>
          </w:tcPr>
          <w:p w14:paraId="1184EE69" w14:textId="77777777" w:rsidR="007F0642" w:rsidRDefault="00000000">
            <w:pPr>
              <w:spacing w:line="440" w:lineRule="exact"/>
              <w:jc w:val="center"/>
              <w:rPr>
                <w:ins w:id="120" w:author="沈靖城 Shen, Linton" w:date="2026-04-02T11:51:00Z"/>
                <w:rFonts w:ascii="Times New Roman" w:eastAsia="宋体" w:hAnsi="Times New Roman" w:cs="Times New Roman"/>
                <w:kern w:val="0"/>
                <w:szCs w:val="21"/>
                <w14:ligatures w14:val="none"/>
              </w:rPr>
            </w:pPr>
            <w:ins w:id="121" w:author="沈靖城 Shen, Linton" w:date="2026-04-02T11:51:00Z">
              <w:r>
                <w:rPr>
                  <w:rFonts w:ascii="Times New Roman" w:eastAsia="宋体" w:hAnsi="Times New Roman" w:cs="Times New Roman"/>
                  <w:kern w:val="0"/>
                  <w:szCs w:val="21"/>
                  <w14:ligatures w14:val="none"/>
                </w:rPr>
                <w:t>30,000,000</w:t>
              </w:r>
            </w:ins>
          </w:p>
        </w:tc>
        <w:tc>
          <w:tcPr>
            <w:tcW w:w="1237" w:type="dxa"/>
          </w:tcPr>
          <w:p w14:paraId="33BAE971" w14:textId="77777777" w:rsidR="007F0642" w:rsidRDefault="007F0642">
            <w:pPr>
              <w:spacing w:line="440" w:lineRule="exact"/>
              <w:jc w:val="center"/>
              <w:rPr>
                <w:ins w:id="122" w:author="沈靖城 Shen, Linton" w:date="2026-04-02T11:51:00Z"/>
                <w:rFonts w:ascii="Times New Roman" w:eastAsia="宋体" w:hAnsi="Times New Roman" w:cs="Times New Roman"/>
                <w:kern w:val="0"/>
                <w:szCs w:val="21"/>
                <w14:ligatures w14:val="none"/>
              </w:rPr>
            </w:pPr>
          </w:p>
        </w:tc>
        <w:tc>
          <w:tcPr>
            <w:tcW w:w="2175" w:type="dxa"/>
          </w:tcPr>
          <w:p w14:paraId="249A6FD7" w14:textId="77777777" w:rsidR="007F0642" w:rsidRDefault="00000000">
            <w:pPr>
              <w:spacing w:line="440" w:lineRule="exact"/>
              <w:jc w:val="center"/>
              <w:rPr>
                <w:ins w:id="123" w:author="沈靖城 Shen, Linton" w:date="2026-04-02T11:51:00Z"/>
                <w:rFonts w:ascii="Times New Roman" w:eastAsia="宋体" w:hAnsi="Times New Roman" w:cs="Times New Roman"/>
                <w:kern w:val="0"/>
                <w:szCs w:val="21"/>
                <w14:ligatures w14:val="none"/>
              </w:rPr>
            </w:pPr>
            <w:ins w:id="124" w:author="沈靖城 Shen, Linton" w:date="2026-04-02T11:51:00Z">
              <w:r>
                <w:rPr>
                  <w:rFonts w:ascii="Times New Roman" w:eastAsia="宋体" w:hAnsi="Times New Roman" w:cs="Times New Roman" w:hint="eastAsia"/>
                  <w:kern w:val="0"/>
                  <w:szCs w:val="21"/>
                  <w14:ligatures w14:val="none"/>
                </w:rPr>
                <w:t>至少有</w:t>
              </w:r>
              <w:r>
                <w:rPr>
                  <w:rFonts w:ascii="Times New Roman" w:eastAsia="宋体" w:hAnsi="Times New Roman" w:cs="Times New Roman" w:hint="eastAsia"/>
                  <w:kern w:val="0"/>
                  <w:szCs w:val="21"/>
                  <w14:ligatures w14:val="none"/>
                </w:rPr>
                <w:t>3</w:t>
              </w:r>
              <w:r>
                <w:rPr>
                  <w:rFonts w:ascii="Times New Roman" w:eastAsia="宋体" w:hAnsi="Times New Roman" w:cs="Times New Roman" w:hint="eastAsia"/>
                  <w:kern w:val="0"/>
                  <w:szCs w:val="21"/>
                  <w14:ligatures w14:val="none"/>
                </w:rPr>
                <w:t>个全球或地区性市场</w:t>
              </w:r>
            </w:ins>
          </w:p>
        </w:tc>
      </w:tr>
      <w:tr w:rsidR="007F0642" w14:paraId="7FC08786" w14:textId="77777777">
        <w:trPr>
          <w:trHeight w:val="307"/>
          <w:jc w:val="center"/>
          <w:ins w:id="125" w:author="沈靖城 Shen, Linton" w:date="2026-04-02T11:45:00Z"/>
        </w:trPr>
        <w:tc>
          <w:tcPr>
            <w:tcW w:w="2107" w:type="dxa"/>
          </w:tcPr>
          <w:p w14:paraId="3A78EA0C" w14:textId="77777777" w:rsidR="007F0642" w:rsidRDefault="00000000">
            <w:pPr>
              <w:spacing w:line="440" w:lineRule="exact"/>
              <w:jc w:val="center"/>
              <w:rPr>
                <w:ins w:id="126" w:author="沈靖城 Shen, Linton" w:date="2026-04-02T11:45:00Z"/>
                <w:rFonts w:ascii="Times New Roman" w:eastAsia="宋体" w:hAnsi="Times New Roman" w:cs="Times New Roman"/>
                <w:kern w:val="0"/>
                <w:szCs w:val="21"/>
                <w14:ligatures w14:val="none"/>
              </w:rPr>
            </w:pPr>
            <w:ins w:id="127" w:author="沈靖城 Shen, Linton" w:date="2026-04-02T11:45:00Z">
              <w:r>
                <w:rPr>
                  <w:rFonts w:ascii="Times New Roman" w:eastAsia="宋体" w:hAnsi="Times New Roman" w:cs="Times New Roman" w:hint="eastAsia"/>
                  <w:kern w:val="0"/>
                  <w:szCs w:val="21"/>
                  <w14:ligatures w14:val="none"/>
                </w:rPr>
                <w:t>通信业</w:t>
              </w:r>
            </w:ins>
          </w:p>
        </w:tc>
        <w:tc>
          <w:tcPr>
            <w:tcW w:w="2777" w:type="dxa"/>
          </w:tcPr>
          <w:p w14:paraId="4BB7A653" w14:textId="77777777" w:rsidR="007F0642" w:rsidRDefault="007F0642">
            <w:pPr>
              <w:spacing w:line="440" w:lineRule="exact"/>
              <w:jc w:val="center"/>
              <w:rPr>
                <w:ins w:id="128" w:author="沈靖城 Shen, Linton" w:date="2026-04-02T11:49:00Z"/>
                <w:rFonts w:ascii="Times New Roman" w:eastAsia="宋体" w:hAnsi="Times New Roman" w:cs="Times New Roman"/>
                <w:kern w:val="0"/>
                <w:szCs w:val="21"/>
                <w14:ligatures w14:val="none"/>
              </w:rPr>
            </w:pPr>
          </w:p>
        </w:tc>
        <w:tc>
          <w:tcPr>
            <w:tcW w:w="1237" w:type="dxa"/>
          </w:tcPr>
          <w:p w14:paraId="5F74A16E" w14:textId="77777777" w:rsidR="007F0642" w:rsidRDefault="00000000">
            <w:pPr>
              <w:spacing w:line="440" w:lineRule="exact"/>
              <w:jc w:val="center"/>
              <w:rPr>
                <w:ins w:id="129" w:author="沈靖城 Shen, Linton" w:date="2026-04-02T11:45:00Z"/>
                <w:rFonts w:ascii="Times New Roman" w:eastAsia="宋体" w:hAnsi="Times New Roman" w:cs="Times New Roman"/>
                <w:kern w:val="0"/>
                <w:szCs w:val="21"/>
                <w14:ligatures w14:val="none"/>
              </w:rPr>
            </w:pPr>
            <w:ins w:id="130" w:author="沈靖城 Shen, Linton" w:date="2026-04-02T11:45:00Z">
              <w:r>
                <w:rPr>
                  <w:rFonts w:ascii="Times New Roman" w:eastAsia="宋体" w:hAnsi="Times New Roman" w:cs="Times New Roman" w:hint="eastAsia"/>
                  <w:kern w:val="0"/>
                  <w:szCs w:val="21"/>
                  <w14:ligatures w14:val="none"/>
                </w:rPr>
                <w:t>4</w:t>
              </w:r>
              <w:r>
                <w:rPr>
                  <w:rFonts w:ascii="Times New Roman" w:eastAsia="宋体" w:hAnsi="Times New Roman" w:cs="Times New Roman"/>
                  <w:kern w:val="0"/>
                  <w:szCs w:val="21"/>
                  <w14:ligatures w14:val="none"/>
                </w:rPr>
                <w:t>0%</w:t>
              </w:r>
            </w:ins>
          </w:p>
        </w:tc>
        <w:tc>
          <w:tcPr>
            <w:tcW w:w="2175" w:type="dxa"/>
          </w:tcPr>
          <w:p w14:paraId="1861ECA7" w14:textId="77777777" w:rsidR="007F0642" w:rsidRDefault="007F0642">
            <w:pPr>
              <w:spacing w:line="440" w:lineRule="exact"/>
              <w:jc w:val="center"/>
              <w:rPr>
                <w:ins w:id="131" w:author="沈靖城 Shen, Linton" w:date="2026-04-02T11:50:00Z"/>
                <w:rFonts w:ascii="Times New Roman" w:eastAsia="宋体" w:hAnsi="Times New Roman" w:cs="Times New Roman"/>
                <w:kern w:val="0"/>
                <w:szCs w:val="21"/>
                <w14:ligatures w14:val="none"/>
              </w:rPr>
            </w:pPr>
          </w:p>
        </w:tc>
      </w:tr>
      <w:tr w:rsidR="007F0642" w14:paraId="481F238D" w14:textId="77777777">
        <w:trPr>
          <w:trHeight w:val="307"/>
          <w:jc w:val="center"/>
          <w:ins w:id="132" w:author="沈靖城 Shen, Linton" w:date="2026-04-02T11:45:00Z"/>
        </w:trPr>
        <w:tc>
          <w:tcPr>
            <w:tcW w:w="2107" w:type="dxa"/>
          </w:tcPr>
          <w:p w14:paraId="181C1D1D" w14:textId="77777777" w:rsidR="007F0642" w:rsidRDefault="00000000">
            <w:pPr>
              <w:spacing w:line="440" w:lineRule="exact"/>
              <w:jc w:val="center"/>
              <w:rPr>
                <w:ins w:id="133" w:author="沈靖城 Shen, Linton" w:date="2026-04-02T11:45:00Z"/>
                <w:rFonts w:ascii="Times New Roman" w:eastAsia="宋体" w:hAnsi="Times New Roman" w:cs="Times New Roman"/>
                <w:kern w:val="0"/>
                <w:szCs w:val="21"/>
                <w14:ligatures w14:val="none"/>
              </w:rPr>
            </w:pPr>
            <w:ins w:id="134" w:author="沈靖城 Shen, Linton" w:date="2026-04-02T11:45:00Z">
              <w:r>
                <w:rPr>
                  <w:rFonts w:ascii="Times New Roman" w:eastAsia="宋体" w:hAnsi="Times New Roman" w:cs="Times New Roman" w:hint="eastAsia"/>
                  <w:kern w:val="0"/>
                  <w:szCs w:val="21"/>
                  <w14:ligatures w14:val="none"/>
                </w:rPr>
                <w:t>通信增值业</w:t>
              </w:r>
            </w:ins>
          </w:p>
        </w:tc>
        <w:tc>
          <w:tcPr>
            <w:tcW w:w="2777" w:type="dxa"/>
          </w:tcPr>
          <w:p w14:paraId="09959790" w14:textId="77777777" w:rsidR="007F0642" w:rsidRDefault="007F0642">
            <w:pPr>
              <w:spacing w:line="440" w:lineRule="exact"/>
              <w:jc w:val="center"/>
              <w:rPr>
                <w:ins w:id="135" w:author="沈靖城 Shen, Linton" w:date="2026-04-02T11:49:00Z"/>
                <w:rFonts w:ascii="Times New Roman" w:eastAsia="宋体" w:hAnsi="Times New Roman" w:cs="Times New Roman"/>
                <w:kern w:val="0"/>
                <w:szCs w:val="21"/>
                <w14:ligatures w14:val="none"/>
              </w:rPr>
            </w:pPr>
          </w:p>
        </w:tc>
        <w:tc>
          <w:tcPr>
            <w:tcW w:w="1237" w:type="dxa"/>
          </w:tcPr>
          <w:p w14:paraId="4AE4215D" w14:textId="77777777" w:rsidR="007F0642" w:rsidRDefault="00000000">
            <w:pPr>
              <w:spacing w:line="440" w:lineRule="exact"/>
              <w:jc w:val="center"/>
              <w:rPr>
                <w:ins w:id="136" w:author="沈靖城 Shen, Linton" w:date="2026-04-02T11:45:00Z"/>
                <w:rFonts w:ascii="Times New Roman" w:eastAsia="宋体" w:hAnsi="Times New Roman" w:cs="Times New Roman"/>
                <w:kern w:val="0"/>
                <w:szCs w:val="21"/>
                <w14:ligatures w14:val="none"/>
              </w:rPr>
            </w:pPr>
            <w:ins w:id="137" w:author="沈靖城 Shen, Linton" w:date="2026-04-02T11:45:00Z">
              <w:r>
                <w:rPr>
                  <w:rFonts w:ascii="Times New Roman" w:eastAsia="宋体" w:hAnsi="Times New Roman" w:cs="Times New Roman" w:hint="eastAsia"/>
                  <w:kern w:val="0"/>
                  <w:szCs w:val="21"/>
                  <w14:ligatures w14:val="none"/>
                </w:rPr>
                <w:t>3</w:t>
              </w:r>
              <w:r>
                <w:rPr>
                  <w:rFonts w:ascii="Times New Roman" w:eastAsia="宋体" w:hAnsi="Times New Roman" w:cs="Times New Roman"/>
                  <w:kern w:val="0"/>
                  <w:szCs w:val="21"/>
                  <w14:ligatures w14:val="none"/>
                </w:rPr>
                <w:t>0%</w:t>
              </w:r>
            </w:ins>
          </w:p>
        </w:tc>
        <w:tc>
          <w:tcPr>
            <w:tcW w:w="2175" w:type="dxa"/>
          </w:tcPr>
          <w:p w14:paraId="2CE0D383" w14:textId="77777777" w:rsidR="007F0642" w:rsidRDefault="007F0642">
            <w:pPr>
              <w:spacing w:line="440" w:lineRule="exact"/>
              <w:jc w:val="center"/>
              <w:rPr>
                <w:ins w:id="138" w:author="沈靖城 Shen, Linton" w:date="2026-04-02T11:50:00Z"/>
                <w:rFonts w:ascii="Times New Roman" w:eastAsia="宋体" w:hAnsi="Times New Roman" w:cs="Times New Roman"/>
                <w:kern w:val="0"/>
                <w:szCs w:val="21"/>
                <w14:ligatures w14:val="none"/>
              </w:rPr>
            </w:pPr>
          </w:p>
        </w:tc>
      </w:tr>
      <w:tr w:rsidR="007F0642" w14:paraId="12398871" w14:textId="77777777">
        <w:trPr>
          <w:trHeight w:val="307"/>
          <w:jc w:val="center"/>
          <w:ins w:id="139" w:author="沈靖城 Shen, Linton" w:date="2026-04-02T11:45:00Z"/>
        </w:trPr>
        <w:tc>
          <w:tcPr>
            <w:tcW w:w="2107" w:type="dxa"/>
          </w:tcPr>
          <w:p w14:paraId="6DA3C5B1" w14:textId="77777777" w:rsidR="007F0642" w:rsidRDefault="00000000">
            <w:pPr>
              <w:spacing w:line="440" w:lineRule="exact"/>
              <w:jc w:val="center"/>
              <w:rPr>
                <w:ins w:id="140" w:author="沈靖城 Shen, Linton" w:date="2026-04-02T11:45:00Z"/>
                <w:rFonts w:ascii="Times New Roman" w:eastAsia="宋体" w:hAnsi="Times New Roman" w:cs="Times New Roman"/>
                <w:kern w:val="0"/>
                <w:szCs w:val="21"/>
                <w14:ligatures w14:val="none"/>
              </w:rPr>
            </w:pPr>
            <w:ins w:id="141" w:author="沈靖城 Shen, Linton" w:date="2026-04-02T11:53:00Z">
              <w:r>
                <w:rPr>
                  <w:rFonts w:ascii="Times New Roman" w:eastAsia="宋体" w:hAnsi="Times New Roman" w:cs="Times New Roman" w:hint="eastAsia"/>
                  <w:kern w:val="0"/>
                  <w:szCs w:val="21"/>
                  <w14:ligatures w14:val="none"/>
                </w:rPr>
                <w:t>与沙特合作伙伴共同从事专业活动</w:t>
              </w:r>
            </w:ins>
          </w:p>
        </w:tc>
        <w:tc>
          <w:tcPr>
            <w:tcW w:w="2777" w:type="dxa"/>
          </w:tcPr>
          <w:p w14:paraId="3EE3FF9A" w14:textId="77777777" w:rsidR="007F0642" w:rsidRDefault="007F0642">
            <w:pPr>
              <w:spacing w:line="440" w:lineRule="exact"/>
              <w:jc w:val="center"/>
              <w:rPr>
                <w:ins w:id="142" w:author="沈靖城 Shen, Linton" w:date="2026-04-02T11:49:00Z"/>
                <w:rFonts w:ascii="Times New Roman" w:eastAsia="宋体" w:hAnsi="Times New Roman" w:cs="Times New Roman"/>
                <w:kern w:val="0"/>
                <w:szCs w:val="21"/>
                <w14:ligatures w14:val="none"/>
              </w:rPr>
            </w:pPr>
          </w:p>
        </w:tc>
        <w:tc>
          <w:tcPr>
            <w:tcW w:w="1237" w:type="dxa"/>
          </w:tcPr>
          <w:p w14:paraId="4BD18ACA" w14:textId="77777777" w:rsidR="007F0642" w:rsidRDefault="00000000">
            <w:pPr>
              <w:spacing w:line="440" w:lineRule="exact"/>
              <w:jc w:val="center"/>
              <w:rPr>
                <w:ins w:id="143" w:author="沈靖城 Shen, Linton" w:date="2026-04-02T11:45:00Z"/>
                <w:rFonts w:ascii="Times New Roman" w:eastAsia="宋体" w:hAnsi="Times New Roman" w:cs="Times New Roman"/>
                <w:kern w:val="0"/>
                <w:szCs w:val="21"/>
                <w14:ligatures w14:val="none"/>
              </w:rPr>
            </w:pPr>
            <w:ins w:id="144" w:author="沈靖城 Shen, Linton" w:date="2026-04-02T11:53:00Z">
              <w:r>
                <w:rPr>
                  <w:rFonts w:ascii="Times New Roman" w:eastAsia="宋体" w:hAnsi="Times New Roman" w:cs="Times New Roman" w:hint="eastAsia"/>
                  <w:kern w:val="0"/>
                  <w:szCs w:val="21"/>
                  <w14:ligatures w14:val="none"/>
                </w:rPr>
                <w:t>25</w:t>
              </w:r>
            </w:ins>
            <w:ins w:id="145" w:author="沈靖城 Shen, Linton" w:date="2026-04-02T11:45:00Z">
              <w:r>
                <w:rPr>
                  <w:rFonts w:ascii="Times New Roman" w:eastAsia="宋体" w:hAnsi="Times New Roman" w:cs="Times New Roman"/>
                  <w:kern w:val="0"/>
                  <w:szCs w:val="21"/>
                  <w14:ligatures w14:val="none"/>
                </w:rPr>
                <w:t>%</w:t>
              </w:r>
            </w:ins>
          </w:p>
        </w:tc>
        <w:tc>
          <w:tcPr>
            <w:tcW w:w="2175" w:type="dxa"/>
          </w:tcPr>
          <w:p w14:paraId="40C64B0A" w14:textId="77777777" w:rsidR="007F0642" w:rsidRDefault="00000000">
            <w:pPr>
              <w:spacing w:line="440" w:lineRule="exact"/>
              <w:jc w:val="center"/>
              <w:rPr>
                <w:ins w:id="146" w:author="沈靖城 Shen, Linton" w:date="2026-04-02T11:50:00Z"/>
                <w:rFonts w:ascii="Times New Roman" w:eastAsia="宋体" w:hAnsi="Times New Roman" w:cs="Times New Roman"/>
                <w:kern w:val="0"/>
                <w:szCs w:val="21"/>
                <w14:ligatures w14:val="none"/>
              </w:rPr>
            </w:pPr>
            <w:ins w:id="147" w:author="沈靖城 Shen, Linton" w:date="2026-04-02T11:53:00Z">
              <w:r>
                <w:rPr>
                  <w:rFonts w:ascii="Times New Roman" w:eastAsia="宋体" w:hAnsi="Times New Roman" w:cs="Times New Roman" w:hint="eastAsia"/>
                  <w:kern w:val="0"/>
                  <w:szCs w:val="21"/>
                  <w14:ligatures w14:val="none"/>
                </w:rPr>
                <w:t>沙方和外方都需要有该专业领域的资质，非专业领域合作方</w:t>
              </w:r>
            </w:ins>
            <w:ins w:id="148" w:author="沈靖城 Shen, Linton" w:date="2026-04-02T11:54:00Z">
              <w:r>
                <w:rPr>
                  <w:rFonts w:ascii="Times New Roman" w:eastAsia="宋体" w:hAnsi="Times New Roman" w:cs="Times New Roman" w:hint="eastAsia"/>
                  <w:kern w:val="0"/>
                  <w:szCs w:val="21"/>
                  <w14:ligatures w14:val="none"/>
                </w:rPr>
                <w:t>持股不得超过</w:t>
              </w:r>
              <w:r>
                <w:rPr>
                  <w:rFonts w:ascii="Times New Roman" w:eastAsia="宋体" w:hAnsi="Times New Roman" w:cs="Times New Roman" w:hint="eastAsia"/>
                  <w:kern w:val="0"/>
                  <w:szCs w:val="21"/>
                  <w14:ligatures w14:val="none"/>
                </w:rPr>
                <w:t>30%</w:t>
              </w:r>
            </w:ins>
          </w:p>
        </w:tc>
      </w:tr>
      <w:tr w:rsidR="007F0642" w14:paraId="5E690B0B" w14:textId="77777777">
        <w:trPr>
          <w:trHeight w:val="307"/>
          <w:jc w:val="center"/>
          <w:ins w:id="149" w:author="沈靖城 Shen, Linton" w:date="2026-04-02T11:54:00Z"/>
        </w:trPr>
        <w:tc>
          <w:tcPr>
            <w:tcW w:w="2107" w:type="dxa"/>
          </w:tcPr>
          <w:p w14:paraId="4434074E" w14:textId="77777777" w:rsidR="007F0642" w:rsidRDefault="00000000">
            <w:pPr>
              <w:spacing w:line="440" w:lineRule="exact"/>
              <w:jc w:val="center"/>
              <w:rPr>
                <w:ins w:id="150" w:author="沈靖城 Shen, Linton" w:date="2026-04-02T11:54:00Z"/>
                <w:rFonts w:ascii="Times New Roman" w:eastAsia="宋体" w:hAnsi="Times New Roman" w:cs="Times New Roman"/>
                <w:kern w:val="0"/>
                <w:szCs w:val="21"/>
                <w14:ligatures w14:val="none"/>
              </w:rPr>
            </w:pPr>
            <w:ins w:id="151" w:author="沈靖城 Shen, Linton" w:date="2026-04-02T11:54:00Z">
              <w:r>
                <w:rPr>
                  <w:rFonts w:ascii="Times New Roman" w:eastAsia="宋体" w:hAnsi="Times New Roman" w:cs="Times New Roman" w:hint="eastAsia"/>
                  <w:kern w:val="0"/>
                  <w:szCs w:val="21"/>
                  <w14:ligatures w14:val="none"/>
                </w:rPr>
                <w:t>100%</w:t>
              </w:r>
              <w:r>
                <w:rPr>
                  <w:rFonts w:ascii="Times New Roman" w:eastAsia="宋体" w:hAnsi="Times New Roman" w:cs="Times New Roman" w:hint="eastAsia"/>
                  <w:kern w:val="0"/>
                  <w:szCs w:val="21"/>
                  <w14:ligatures w14:val="none"/>
                </w:rPr>
                <w:t>外资工程咨询活动</w:t>
              </w:r>
            </w:ins>
          </w:p>
        </w:tc>
        <w:tc>
          <w:tcPr>
            <w:tcW w:w="2777" w:type="dxa"/>
          </w:tcPr>
          <w:p w14:paraId="1B091447" w14:textId="77777777" w:rsidR="007F0642" w:rsidRDefault="007F0642">
            <w:pPr>
              <w:spacing w:line="440" w:lineRule="exact"/>
              <w:jc w:val="center"/>
              <w:rPr>
                <w:ins w:id="152" w:author="沈靖城 Shen, Linton" w:date="2026-04-02T11:54:00Z"/>
                <w:rFonts w:ascii="Times New Roman" w:eastAsia="宋体" w:hAnsi="Times New Roman" w:cs="Times New Roman"/>
                <w:kern w:val="0"/>
                <w:szCs w:val="21"/>
                <w14:ligatures w14:val="none"/>
              </w:rPr>
            </w:pPr>
          </w:p>
        </w:tc>
        <w:tc>
          <w:tcPr>
            <w:tcW w:w="1237" w:type="dxa"/>
          </w:tcPr>
          <w:p w14:paraId="465BB292" w14:textId="77777777" w:rsidR="007F0642" w:rsidRDefault="007F0642">
            <w:pPr>
              <w:spacing w:line="440" w:lineRule="exact"/>
              <w:jc w:val="center"/>
              <w:rPr>
                <w:ins w:id="153" w:author="沈靖城 Shen, Linton" w:date="2026-04-02T11:54:00Z"/>
                <w:rFonts w:ascii="Times New Roman" w:eastAsia="宋体" w:hAnsi="Times New Roman" w:cs="Times New Roman"/>
                <w:kern w:val="0"/>
                <w:szCs w:val="21"/>
                <w14:ligatures w14:val="none"/>
              </w:rPr>
            </w:pPr>
          </w:p>
        </w:tc>
        <w:tc>
          <w:tcPr>
            <w:tcW w:w="2175" w:type="dxa"/>
          </w:tcPr>
          <w:p w14:paraId="46DE6F85" w14:textId="77777777" w:rsidR="007F0642" w:rsidRDefault="00000000">
            <w:pPr>
              <w:spacing w:line="440" w:lineRule="exact"/>
              <w:jc w:val="center"/>
              <w:rPr>
                <w:ins w:id="154" w:author="沈靖城 Shen, Linton" w:date="2026-04-02T11:54:00Z"/>
                <w:rFonts w:ascii="Times New Roman" w:eastAsia="宋体" w:hAnsi="Times New Roman" w:cs="Times New Roman"/>
                <w:kern w:val="0"/>
                <w:szCs w:val="21"/>
                <w14:ligatures w14:val="none"/>
              </w:rPr>
            </w:pPr>
            <w:ins w:id="155" w:author="沈靖城 Shen, Linton" w:date="2026-04-02T11:54:00Z">
              <w:r>
                <w:rPr>
                  <w:rFonts w:ascii="Times New Roman" w:eastAsia="宋体" w:hAnsi="Times New Roman" w:cs="Times New Roman" w:hint="eastAsia"/>
                  <w:kern w:val="0"/>
                  <w:szCs w:val="21"/>
                  <w14:ligatures w14:val="none"/>
                </w:rPr>
                <w:t>需在</w:t>
              </w:r>
              <w:r>
                <w:rPr>
                  <w:rFonts w:ascii="Times New Roman" w:eastAsia="宋体" w:hAnsi="Times New Roman" w:cs="Times New Roman" w:hint="eastAsia"/>
                  <w:kern w:val="0"/>
                  <w:szCs w:val="21"/>
                  <w14:ligatures w14:val="none"/>
                </w:rPr>
                <w:t>4</w:t>
              </w:r>
              <w:r>
                <w:rPr>
                  <w:rFonts w:ascii="Times New Roman" w:eastAsia="宋体" w:hAnsi="Times New Roman" w:cs="Times New Roman" w:hint="eastAsia"/>
                  <w:kern w:val="0"/>
                  <w:szCs w:val="21"/>
                  <w14:ligatures w14:val="none"/>
                </w:rPr>
                <w:t>国有服务经验，服务经验应当超过</w:t>
              </w:r>
              <w:r>
                <w:rPr>
                  <w:rFonts w:ascii="Times New Roman" w:eastAsia="宋体" w:hAnsi="Times New Roman" w:cs="Times New Roman" w:hint="eastAsia"/>
                  <w:kern w:val="0"/>
                  <w:szCs w:val="21"/>
                  <w14:ligatures w14:val="none"/>
                </w:rPr>
                <w:t>10</w:t>
              </w:r>
              <w:r>
                <w:rPr>
                  <w:rFonts w:ascii="Times New Roman" w:eastAsia="宋体" w:hAnsi="Times New Roman" w:cs="Times New Roman" w:hint="eastAsia"/>
                  <w:kern w:val="0"/>
                  <w:szCs w:val="21"/>
                  <w14:ligatures w14:val="none"/>
                </w:rPr>
                <w:t>年</w:t>
              </w:r>
            </w:ins>
          </w:p>
        </w:tc>
      </w:tr>
      <w:tr w:rsidR="007F0642" w14:paraId="43EC2806" w14:textId="77777777">
        <w:trPr>
          <w:trHeight w:val="307"/>
          <w:jc w:val="center"/>
          <w:ins w:id="156" w:author="沈靖城 Shen, Linton" w:date="2026-04-02T11:54:00Z"/>
        </w:trPr>
        <w:tc>
          <w:tcPr>
            <w:tcW w:w="2107" w:type="dxa"/>
          </w:tcPr>
          <w:p w14:paraId="7ED99B01" w14:textId="77777777" w:rsidR="007F0642" w:rsidRDefault="00000000">
            <w:pPr>
              <w:spacing w:line="440" w:lineRule="exact"/>
              <w:jc w:val="center"/>
              <w:rPr>
                <w:ins w:id="157" w:author="沈靖城 Shen, Linton" w:date="2026-04-02T11:54:00Z"/>
                <w:rFonts w:ascii="Times New Roman" w:eastAsia="宋体" w:hAnsi="Times New Roman" w:cs="Times New Roman"/>
                <w:kern w:val="0"/>
                <w:szCs w:val="21"/>
                <w14:ligatures w14:val="none"/>
              </w:rPr>
            </w:pPr>
            <w:ins w:id="158" w:author="沈靖城 Shen, Linton" w:date="2026-04-02T11:55:00Z">
              <w:r>
                <w:rPr>
                  <w:rFonts w:ascii="Times New Roman" w:eastAsia="宋体" w:hAnsi="Times New Roman" w:cs="Times New Roman" w:hint="eastAsia"/>
                  <w:kern w:val="0"/>
                  <w:szCs w:val="21"/>
                  <w14:ligatures w14:val="none"/>
                </w:rPr>
                <w:t>100%</w:t>
              </w:r>
              <w:r>
                <w:rPr>
                  <w:rFonts w:ascii="Times New Roman" w:eastAsia="宋体" w:hAnsi="Times New Roman" w:cs="Times New Roman" w:hint="eastAsia"/>
                  <w:kern w:val="0"/>
                  <w:szCs w:val="21"/>
                  <w14:ligatures w14:val="none"/>
                </w:rPr>
                <w:t>外资法律服务活动</w:t>
              </w:r>
            </w:ins>
          </w:p>
        </w:tc>
        <w:tc>
          <w:tcPr>
            <w:tcW w:w="2777" w:type="dxa"/>
          </w:tcPr>
          <w:p w14:paraId="7D1C78C9" w14:textId="77777777" w:rsidR="007F0642" w:rsidRDefault="007F0642">
            <w:pPr>
              <w:spacing w:line="440" w:lineRule="exact"/>
              <w:jc w:val="center"/>
              <w:rPr>
                <w:ins w:id="159" w:author="沈靖城 Shen, Linton" w:date="2026-04-02T11:54:00Z"/>
                <w:rFonts w:ascii="Times New Roman" w:eastAsia="宋体" w:hAnsi="Times New Roman" w:cs="Times New Roman"/>
                <w:kern w:val="0"/>
                <w:szCs w:val="21"/>
                <w14:ligatures w14:val="none"/>
              </w:rPr>
            </w:pPr>
          </w:p>
        </w:tc>
        <w:tc>
          <w:tcPr>
            <w:tcW w:w="1237" w:type="dxa"/>
          </w:tcPr>
          <w:p w14:paraId="4852A7C9" w14:textId="77777777" w:rsidR="007F0642" w:rsidRDefault="007F0642">
            <w:pPr>
              <w:spacing w:line="440" w:lineRule="exact"/>
              <w:jc w:val="center"/>
              <w:rPr>
                <w:ins w:id="160" w:author="沈靖城 Shen, Linton" w:date="2026-04-02T11:54:00Z"/>
                <w:rFonts w:ascii="Times New Roman" w:eastAsia="宋体" w:hAnsi="Times New Roman" w:cs="Times New Roman"/>
                <w:kern w:val="0"/>
                <w:szCs w:val="21"/>
                <w14:ligatures w14:val="none"/>
              </w:rPr>
            </w:pPr>
          </w:p>
        </w:tc>
        <w:tc>
          <w:tcPr>
            <w:tcW w:w="2175" w:type="dxa"/>
          </w:tcPr>
          <w:p w14:paraId="25FBB219" w14:textId="77777777" w:rsidR="007F0642" w:rsidRDefault="00000000">
            <w:pPr>
              <w:spacing w:line="440" w:lineRule="exact"/>
              <w:jc w:val="center"/>
              <w:rPr>
                <w:ins w:id="161" w:author="沈靖城 Shen, Linton" w:date="2026-04-02T11:54:00Z"/>
                <w:rFonts w:ascii="Times New Roman" w:eastAsia="宋体" w:hAnsi="Times New Roman" w:cs="Times New Roman"/>
                <w:kern w:val="0"/>
                <w:szCs w:val="21"/>
                <w14:ligatures w14:val="none"/>
              </w:rPr>
            </w:pPr>
            <w:ins w:id="162" w:author="沈靖城 Shen, Linton" w:date="2026-04-02T11:54:00Z">
              <w:r>
                <w:rPr>
                  <w:rFonts w:ascii="Times New Roman" w:eastAsia="宋体" w:hAnsi="Times New Roman" w:cs="Times New Roman" w:hint="eastAsia"/>
                  <w:kern w:val="0"/>
                  <w:szCs w:val="21"/>
                  <w14:ligatures w14:val="none"/>
                </w:rPr>
                <w:t>司法部批准</w:t>
              </w:r>
            </w:ins>
          </w:p>
        </w:tc>
      </w:tr>
      <w:tr w:rsidR="007F0642" w14:paraId="213E45F3" w14:textId="77777777">
        <w:trPr>
          <w:trHeight w:val="307"/>
          <w:jc w:val="center"/>
          <w:ins w:id="163" w:author="沈靖城 Shen, Linton" w:date="2026-04-02T11:55:00Z"/>
        </w:trPr>
        <w:tc>
          <w:tcPr>
            <w:tcW w:w="2107" w:type="dxa"/>
          </w:tcPr>
          <w:p w14:paraId="55C837D5" w14:textId="77777777" w:rsidR="007F0642" w:rsidRDefault="00000000">
            <w:pPr>
              <w:spacing w:line="440" w:lineRule="exact"/>
              <w:jc w:val="center"/>
              <w:rPr>
                <w:ins w:id="164" w:author="沈靖城 Shen, Linton" w:date="2026-04-02T11:55:00Z"/>
                <w:rFonts w:ascii="Times New Roman" w:eastAsia="宋体" w:hAnsi="Times New Roman" w:cs="Times New Roman"/>
                <w:kern w:val="0"/>
                <w:szCs w:val="21"/>
                <w14:ligatures w14:val="none"/>
              </w:rPr>
            </w:pPr>
            <w:ins w:id="165" w:author="沈靖城 Shen, Linton" w:date="2026-04-02T11:55:00Z">
              <w:r>
                <w:rPr>
                  <w:rFonts w:ascii="Times New Roman" w:eastAsia="宋体" w:hAnsi="Times New Roman" w:cs="Times New Roman" w:hint="eastAsia"/>
                  <w:kern w:val="0"/>
                  <w:szCs w:val="21"/>
                  <w14:ligatures w14:val="none"/>
                </w:rPr>
                <w:lastRenderedPageBreak/>
                <w:t>招聘代理与劳务租赁</w:t>
              </w:r>
            </w:ins>
          </w:p>
        </w:tc>
        <w:tc>
          <w:tcPr>
            <w:tcW w:w="2777" w:type="dxa"/>
          </w:tcPr>
          <w:p w14:paraId="7D12D56B" w14:textId="77777777" w:rsidR="007F0642" w:rsidRDefault="007F0642">
            <w:pPr>
              <w:spacing w:line="440" w:lineRule="exact"/>
              <w:jc w:val="center"/>
              <w:rPr>
                <w:ins w:id="166" w:author="沈靖城 Shen, Linton" w:date="2026-04-02T11:55:00Z"/>
                <w:rFonts w:ascii="Times New Roman" w:eastAsia="宋体" w:hAnsi="Times New Roman" w:cs="Times New Roman"/>
                <w:kern w:val="0"/>
                <w:szCs w:val="21"/>
                <w14:ligatures w14:val="none"/>
              </w:rPr>
            </w:pPr>
          </w:p>
        </w:tc>
        <w:tc>
          <w:tcPr>
            <w:tcW w:w="1237" w:type="dxa"/>
          </w:tcPr>
          <w:p w14:paraId="5692716A" w14:textId="77777777" w:rsidR="007F0642" w:rsidRDefault="007F0642">
            <w:pPr>
              <w:spacing w:line="440" w:lineRule="exact"/>
              <w:jc w:val="center"/>
              <w:rPr>
                <w:ins w:id="167" w:author="沈靖城 Shen, Linton" w:date="2026-04-02T11:55:00Z"/>
                <w:rFonts w:ascii="Times New Roman" w:eastAsia="宋体" w:hAnsi="Times New Roman" w:cs="Times New Roman"/>
                <w:kern w:val="0"/>
                <w:szCs w:val="21"/>
                <w14:ligatures w14:val="none"/>
              </w:rPr>
            </w:pPr>
          </w:p>
        </w:tc>
        <w:tc>
          <w:tcPr>
            <w:tcW w:w="2175" w:type="dxa"/>
          </w:tcPr>
          <w:p w14:paraId="4B15DFFA" w14:textId="77777777" w:rsidR="007F0642" w:rsidRDefault="00000000">
            <w:pPr>
              <w:spacing w:line="440" w:lineRule="exact"/>
              <w:jc w:val="center"/>
              <w:rPr>
                <w:ins w:id="168" w:author="沈靖城 Shen, Linton" w:date="2026-04-02T11:55:00Z"/>
                <w:rFonts w:ascii="Times New Roman" w:eastAsia="宋体" w:hAnsi="Times New Roman" w:cs="Times New Roman"/>
                <w:kern w:val="0"/>
                <w:szCs w:val="21"/>
                <w14:ligatures w14:val="none"/>
              </w:rPr>
            </w:pPr>
            <w:ins w:id="169" w:author="沈靖城 Shen, Linton" w:date="2026-04-02T11:56:00Z">
              <w:r>
                <w:rPr>
                  <w:rFonts w:ascii="Times New Roman" w:eastAsia="宋体" w:hAnsi="Times New Roman" w:cs="Times New Roman" w:hint="eastAsia"/>
                  <w:kern w:val="0"/>
                  <w:szCs w:val="21"/>
                  <w14:ligatures w14:val="none"/>
                </w:rPr>
                <w:t>需成立</w:t>
              </w:r>
              <w:r>
                <w:rPr>
                  <w:rFonts w:ascii="Times New Roman" w:eastAsia="宋体" w:hAnsi="Times New Roman" w:cs="Times New Roman" w:hint="eastAsia"/>
                  <w:kern w:val="0"/>
                  <w:szCs w:val="21"/>
                  <w14:ligatures w14:val="none"/>
                </w:rPr>
                <w:t>3</w:t>
              </w:r>
              <w:r>
                <w:rPr>
                  <w:rFonts w:ascii="Times New Roman" w:eastAsia="宋体" w:hAnsi="Times New Roman" w:cs="Times New Roman" w:hint="eastAsia"/>
                  <w:kern w:val="0"/>
                  <w:szCs w:val="21"/>
                  <w14:ligatures w14:val="none"/>
                </w:rPr>
                <w:t>年以上，并需提供</w:t>
              </w:r>
              <w:r>
                <w:rPr>
                  <w:rFonts w:ascii="Times New Roman" w:eastAsia="宋体" w:hAnsi="Times New Roman" w:cs="Times New Roman" w:hint="eastAsia"/>
                  <w:kern w:val="0"/>
                  <w:szCs w:val="21"/>
                  <w14:ligatures w14:val="none"/>
                </w:rPr>
                <w:t>3</w:t>
              </w:r>
              <w:r>
                <w:rPr>
                  <w:rFonts w:ascii="Times New Roman" w:eastAsia="宋体" w:hAnsi="Times New Roman" w:cs="Times New Roman" w:hint="eastAsia"/>
                  <w:kern w:val="0"/>
                  <w:szCs w:val="21"/>
                  <w14:ligatures w14:val="none"/>
                </w:rPr>
                <w:t>年财务报表及投资者母国关于</w:t>
              </w:r>
            </w:ins>
            <w:ins w:id="170" w:author="沈靖城 Shen, Linton" w:date="2026-04-02T11:57:00Z">
              <w:r>
                <w:rPr>
                  <w:rFonts w:ascii="Times New Roman" w:eastAsia="宋体" w:hAnsi="Times New Roman" w:cs="Times New Roman" w:hint="eastAsia"/>
                  <w:kern w:val="0"/>
                  <w:szCs w:val="21"/>
                  <w14:ligatures w14:val="none"/>
                </w:rPr>
                <w:t>投资者的信用证明</w:t>
              </w:r>
            </w:ins>
          </w:p>
        </w:tc>
      </w:tr>
    </w:tbl>
    <w:p w14:paraId="6D0E43BB" w14:textId="77777777" w:rsidR="007F0642" w:rsidRDefault="007F0642">
      <w:pPr>
        <w:widowControl/>
        <w:spacing w:before="100" w:beforeAutospacing="1" w:after="100" w:afterAutospacing="1" w:line="440" w:lineRule="exact"/>
        <w:jc w:val="left"/>
        <w:rPr>
          <w:del w:id="171" w:author="沈靖城 Shen, Linton" w:date="2026-04-02T11:50:00Z"/>
          <w:rFonts w:ascii="Times New Roman" w:eastAsia="宋体" w:hAnsi="Times New Roman" w:cs="Times New Roman"/>
          <w:b/>
          <w:bCs/>
          <w:kern w:val="0"/>
          <w:sz w:val="24"/>
          <w14:ligatures w14:val="none"/>
        </w:rPr>
      </w:pPr>
    </w:p>
    <w:p w14:paraId="57494F93" w14:textId="77777777" w:rsidR="007F0642" w:rsidRDefault="00000000">
      <w:pPr>
        <w:widowControl/>
        <w:spacing w:before="100" w:beforeAutospacing="1" w:after="100" w:afterAutospacing="1" w:line="440" w:lineRule="exact"/>
        <w:jc w:val="left"/>
        <w:rPr>
          <w:rFonts w:ascii="Times New Roman" w:eastAsia="宋体" w:hAnsi="Times New Roman" w:cs="Times New Roman"/>
          <w:kern w:val="0"/>
          <w:sz w:val="24"/>
          <w14:ligatures w14:val="none"/>
        </w:rPr>
      </w:pPr>
      <w:ins w:id="172" w:author="沈靖城 Shen, Linton" w:date="2026-04-02T11:45:00Z">
        <w:r>
          <w:rPr>
            <w:rFonts w:ascii="Times New Roman" w:eastAsia="宋体" w:hAnsi="Times New Roman" w:cs="Times New Roman" w:hint="eastAsia"/>
            <w:b/>
            <w:bCs/>
            <w:kern w:val="0"/>
            <w:sz w:val="24"/>
            <w14:ligatures w14:val="none"/>
          </w:rPr>
          <w:t>Q3</w:t>
        </w:r>
        <w:r>
          <w:rPr>
            <w:rFonts w:ascii="Times New Roman" w:eastAsia="宋体" w:hAnsi="Times New Roman" w:cs="Times New Roman" w:hint="eastAsia"/>
            <w:b/>
            <w:bCs/>
            <w:kern w:val="0"/>
            <w:sz w:val="24"/>
            <w14:ligatures w14:val="none"/>
          </w:rPr>
          <w:t>：</w:t>
        </w:r>
      </w:ins>
      <w:r>
        <w:rPr>
          <w:rFonts w:ascii="Times New Roman" w:eastAsia="宋体" w:hAnsi="Times New Roman" w:cs="Times New Roman" w:hint="eastAsia"/>
          <w:b/>
          <w:bCs/>
          <w:kern w:val="0"/>
          <w:sz w:val="24"/>
          <w14:ligatures w14:val="none"/>
        </w:rPr>
        <w:t>工</w:t>
      </w:r>
      <w:r>
        <w:rPr>
          <w:rFonts w:ascii="Times New Roman" w:eastAsia="宋体" w:hAnsi="Times New Roman" w:cs="Times New Roman"/>
          <w:b/>
          <w:bCs/>
          <w:kern w:val="0"/>
          <w:sz w:val="24"/>
          <w14:ligatures w14:val="none"/>
        </w:rPr>
        <w:t>程类企业及承包商需要满足哪些特定的行业资质与系统注册要求？</w:t>
      </w:r>
      <w:r>
        <w:rPr>
          <w:rFonts w:ascii="Times New Roman" w:eastAsia="宋体" w:hAnsi="Times New Roman" w:cs="Times New Roman"/>
          <w:kern w:val="0"/>
          <w:sz w:val="24"/>
          <w14:ligatures w14:val="none"/>
        </w:rPr>
        <w:t xml:space="preserve"> </w:t>
      </w:r>
    </w:p>
    <w:p w14:paraId="327E90CC" w14:textId="77777777" w:rsidR="007F0642" w:rsidRDefault="00000000">
      <w:pPr>
        <w:widowControl/>
        <w:spacing w:before="100" w:beforeAutospacing="1" w:after="100" w:afterAutospacing="1" w:line="440" w:lineRule="exact"/>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A</w:t>
      </w:r>
      <w:r>
        <w:rPr>
          <w:rFonts w:ascii="Times New Roman" w:eastAsia="宋体" w:hAnsi="Times New Roman" w:cs="Times New Roman"/>
          <w:b/>
          <w:bCs/>
          <w:kern w:val="0"/>
          <w:sz w:val="24"/>
          <w14:ligatures w14:val="none"/>
        </w:rPr>
        <w:t>：</w:t>
      </w:r>
      <w:r>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t>建筑与工程类企业面临严格的行业准入要求。所有在沙特执业的工程师必须在沙特工程师协会（</w:t>
      </w:r>
      <w:r>
        <w:rPr>
          <w:rFonts w:ascii="Times New Roman" w:eastAsia="宋体" w:hAnsi="Times New Roman" w:cs="Times New Roman"/>
          <w:kern w:val="0"/>
          <w:sz w:val="24"/>
          <w14:ligatures w14:val="none"/>
        </w:rPr>
        <w:t>SCE</w:t>
      </w:r>
      <w:r>
        <w:rPr>
          <w:rFonts w:ascii="Times New Roman" w:eastAsia="宋体" w:hAnsi="Times New Roman" w:cs="Times New Roman"/>
          <w:kern w:val="0"/>
          <w:sz w:val="24"/>
          <w14:ligatures w14:val="none"/>
        </w:rPr>
        <w:t>）注册。同时，所有沙特籍或外资承包商必须在沙特承包商管理局（</w:t>
      </w:r>
      <w:r>
        <w:rPr>
          <w:rFonts w:ascii="Times New Roman" w:eastAsia="宋体" w:hAnsi="Times New Roman" w:cs="Times New Roman"/>
          <w:kern w:val="0"/>
          <w:sz w:val="24"/>
          <w14:ligatures w14:val="none"/>
        </w:rPr>
        <w:t>SCA</w:t>
      </w:r>
      <w:r>
        <w:rPr>
          <w:rFonts w:ascii="Times New Roman" w:eastAsia="宋体" w:hAnsi="Times New Roman" w:cs="Times New Roman"/>
          <w:kern w:val="0"/>
          <w:sz w:val="24"/>
          <w14:ligatures w14:val="none"/>
        </w:rPr>
        <w:t>）注册缴纳会员费，仅取得</w:t>
      </w:r>
      <w:r>
        <w:rPr>
          <w:rFonts w:ascii="Times New Roman" w:eastAsia="宋体" w:hAnsi="Times New Roman" w:cs="Times New Roman"/>
          <w:kern w:val="0"/>
          <w:sz w:val="24"/>
          <w14:ligatures w14:val="none"/>
        </w:rPr>
        <w:t>SCA</w:t>
      </w:r>
      <w:r>
        <w:rPr>
          <w:rFonts w:ascii="Times New Roman" w:eastAsia="宋体" w:hAnsi="Times New Roman" w:cs="Times New Roman"/>
          <w:kern w:val="0"/>
          <w:sz w:val="24"/>
          <w14:ligatures w14:val="none"/>
        </w:rPr>
        <w:t>会员资格后方可参与政府招标。</w:t>
      </w:r>
      <w:r>
        <w:rPr>
          <w:rStyle w:val="ae"/>
          <w:rFonts w:ascii="Times New Roman" w:eastAsia="宋体" w:hAnsi="Times New Roman" w:cs="Times New Roman"/>
          <w:kern w:val="0"/>
          <w:sz w:val="24"/>
          <w14:ligatures w14:val="none"/>
        </w:rPr>
        <w:footnoteReference w:id="7"/>
      </w:r>
      <w:r>
        <w:rPr>
          <w:rFonts w:ascii="Times New Roman" w:eastAsia="宋体" w:hAnsi="Times New Roman" w:cs="Times New Roman"/>
          <w:kern w:val="0"/>
          <w:sz w:val="24"/>
          <w14:ligatures w14:val="none"/>
        </w:rPr>
        <w:t>此外，建筑公司必须通过市政部的</w:t>
      </w:r>
      <w:r>
        <w:rPr>
          <w:rFonts w:ascii="Times New Roman" w:eastAsia="宋体" w:hAnsi="Times New Roman" w:cs="Times New Roman"/>
          <w:kern w:val="0"/>
          <w:sz w:val="24"/>
          <w14:ligatures w14:val="none"/>
        </w:rPr>
        <w:t>“</w:t>
      </w:r>
      <w:proofErr w:type="spellStart"/>
      <w:r>
        <w:rPr>
          <w:rFonts w:ascii="Times New Roman" w:eastAsia="宋体" w:hAnsi="Times New Roman" w:cs="Times New Roman"/>
          <w:kern w:val="0"/>
          <w:sz w:val="24"/>
          <w14:ligatures w14:val="none"/>
        </w:rPr>
        <w:t>Fooran</w:t>
      </w:r>
      <w:proofErr w:type="spellEnd"/>
      <w:r>
        <w:rPr>
          <w:rFonts w:ascii="Times New Roman" w:eastAsia="宋体" w:hAnsi="Times New Roman" w:cs="Times New Roman"/>
          <w:kern w:val="0"/>
          <w:sz w:val="24"/>
          <w14:ligatures w14:val="none"/>
        </w:rPr>
        <w:t>”</w:t>
      </w:r>
      <w:r>
        <w:rPr>
          <w:rFonts w:ascii="Times New Roman" w:eastAsia="宋体" w:hAnsi="Times New Roman" w:cs="Times New Roman"/>
          <w:kern w:val="0"/>
          <w:sz w:val="24"/>
          <w14:ligatures w14:val="none"/>
        </w:rPr>
        <w:t>系统进行承包商资质分级，分级依据包括财务能力、技术人员及项目经验。</w:t>
      </w:r>
    </w:p>
    <w:p w14:paraId="3C85A625" w14:textId="77777777" w:rsidR="007F0642" w:rsidRDefault="00000000">
      <w:pPr>
        <w:widowControl/>
        <w:spacing w:before="100" w:beforeAutospacing="1" w:after="100" w:afterAutospacing="1" w:line="440" w:lineRule="exact"/>
        <w:jc w:val="left"/>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Q4</w:t>
      </w:r>
      <w:r>
        <w:rPr>
          <w:rFonts w:ascii="Times New Roman" w:eastAsia="宋体" w:hAnsi="Times New Roman" w:cs="Times New Roman"/>
          <w:b/>
          <w:bCs/>
          <w:kern w:val="0"/>
          <w:sz w:val="24"/>
          <w14:ligatures w14:val="none"/>
        </w:rPr>
        <w:t>：投资许可证和商业登记证的有效期及年审要求是什么？</w:t>
      </w:r>
      <w:r>
        <w:rPr>
          <w:rFonts w:ascii="Times New Roman" w:eastAsia="宋体" w:hAnsi="Times New Roman" w:cs="Times New Roman"/>
          <w:kern w:val="0"/>
          <w:sz w:val="24"/>
          <w14:ligatures w14:val="none"/>
        </w:rPr>
        <w:t xml:space="preserve"> </w:t>
      </w:r>
    </w:p>
    <w:p w14:paraId="6E43B095" w14:textId="77777777" w:rsidR="007F0642" w:rsidRDefault="00000000">
      <w:pPr>
        <w:widowControl/>
        <w:spacing w:before="100" w:beforeAutospacing="1" w:after="100" w:afterAutospacing="1" w:line="440" w:lineRule="exact"/>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A</w:t>
      </w:r>
      <w:r>
        <w:rPr>
          <w:rFonts w:ascii="Times New Roman" w:eastAsia="宋体" w:hAnsi="Times New Roman" w:cs="Times New Roman"/>
          <w:b/>
          <w:bCs/>
          <w:kern w:val="0"/>
          <w:sz w:val="24"/>
          <w14:ligatures w14:val="none"/>
        </w:rPr>
        <w:t>：</w:t>
      </w:r>
      <w:r>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t>投资许可证和商业登记证（</w:t>
      </w:r>
      <w:r>
        <w:rPr>
          <w:rFonts w:ascii="Times New Roman" w:eastAsia="宋体" w:hAnsi="Times New Roman" w:cs="Times New Roman"/>
          <w:kern w:val="0"/>
          <w:sz w:val="24"/>
          <w14:ligatures w14:val="none"/>
        </w:rPr>
        <w:t>CR</w:t>
      </w:r>
      <w:r>
        <w:rPr>
          <w:rFonts w:ascii="Times New Roman" w:eastAsia="宋体" w:hAnsi="Times New Roman" w:cs="Times New Roman"/>
          <w:kern w:val="0"/>
          <w:sz w:val="24"/>
          <w14:ligatures w14:val="none"/>
        </w:rPr>
        <w:t>）均为一年有效，企业必须每年按期进行续期。企业需在证照到期前提交上一年度经审计的财务报告，并缴纳约</w:t>
      </w:r>
      <w:r>
        <w:rPr>
          <w:rFonts w:ascii="Times New Roman" w:eastAsia="宋体" w:hAnsi="Times New Roman" w:cs="Times New Roman"/>
          <w:kern w:val="0"/>
          <w:sz w:val="24"/>
          <w14:ligatures w14:val="none"/>
        </w:rPr>
        <w:t>1,300</w:t>
      </w:r>
      <w:r>
        <w:rPr>
          <w:rFonts w:ascii="Times New Roman" w:eastAsia="宋体" w:hAnsi="Times New Roman" w:cs="Times New Roman"/>
          <w:kern w:val="0"/>
          <w:sz w:val="24"/>
          <w14:ligatures w14:val="none"/>
        </w:rPr>
        <w:t>沙特里亚尔的政府费用以完成商业登记证更新。未按期续期将导致证照失效，进而引发罚款、限制银行服务或导致签证申请受阻。</w:t>
      </w:r>
      <w:r>
        <w:rPr>
          <w:rStyle w:val="ae"/>
          <w:rFonts w:ascii="Times New Roman" w:eastAsia="宋体" w:hAnsi="Times New Roman" w:cs="Times New Roman"/>
          <w:kern w:val="0"/>
          <w:sz w:val="24"/>
          <w14:ligatures w14:val="none"/>
        </w:rPr>
        <w:footnoteReference w:id="8"/>
      </w:r>
    </w:p>
    <w:p w14:paraId="35DA277C" w14:textId="77777777" w:rsidR="007F0642" w:rsidRDefault="00000000">
      <w:pPr>
        <w:widowControl/>
        <w:spacing w:before="100" w:beforeAutospacing="1" w:after="100" w:afterAutospacing="1" w:line="440" w:lineRule="exact"/>
        <w:jc w:val="left"/>
        <w:outlineLvl w:val="3"/>
        <w:rPr>
          <w:rFonts w:ascii="Times New Roman" w:eastAsia="宋体" w:hAnsi="Times New Roman" w:cs="Times New Roman"/>
          <w:b/>
          <w:bCs/>
          <w:kern w:val="0"/>
          <w:sz w:val="24"/>
          <w14:ligatures w14:val="none"/>
        </w:rPr>
      </w:pPr>
      <w:r>
        <w:rPr>
          <w:rFonts w:ascii="Times New Roman" w:eastAsia="宋体" w:hAnsi="Times New Roman" w:cs="Times New Roman"/>
          <w:b/>
          <w:bCs/>
          <w:kern w:val="0"/>
          <w:sz w:val="24"/>
          <w14:ligatures w14:val="none"/>
        </w:rPr>
        <w:t>二、</w:t>
      </w:r>
      <w:r>
        <w:rPr>
          <w:rFonts w:ascii="Times New Roman" w:eastAsia="宋体" w:hAnsi="Times New Roman" w:cs="Times New Roman"/>
          <w:b/>
          <w:bCs/>
          <w:kern w:val="0"/>
          <w:sz w:val="24"/>
          <w14:ligatures w14:val="none"/>
        </w:rPr>
        <w:t xml:space="preserve"> </w:t>
      </w:r>
      <w:r>
        <w:rPr>
          <w:rFonts w:ascii="Times New Roman" w:eastAsia="宋体" w:hAnsi="Times New Roman" w:cs="Times New Roman"/>
          <w:b/>
          <w:bCs/>
          <w:kern w:val="0"/>
          <w:sz w:val="24"/>
          <w14:ligatures w14:val="none"/>
        </w:rPr>
        <w:t>企业运营与税务合规</w:t>
      </w:r>
    </w:p>
    <w:p w14:paraId="0D299458" w14:textId="77777777" w:rsidR="007F0642" w:rsidRDefault="00000000">
      <w:pPr>
        <w:widowControl/>
        <w:spacing w:before="100" w:beforeAutospacing="1" w:after="100" w:afterAutospacing="1" w:line="440" w:lineRule="exact"/>
        <w:jc w:val="left"/>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Q5</w:t>
      </w:r>
      <w:r>
        <w:rPr>
          <w:rFonts w:ascii="Times New Roman" w:eastAsia="宋体" w:hAnsi="Times New Roman" w:cs="Times New Roman"/>
          <w:b/>
          <w:bCs/>
          <w:kern w:val="0"/>
          <w:sz w:val="24"/>
          <w14:ligatures w14:val="none"/>
        </w:rPr>
        <w:t>：企业在运营期间需要履行哪些法定的定期申报与持续性义务？</w:t>
      </w:r>
      <w:r>
        <w:rPr>
          <w:rFonts w:ascii="Times New Roman" w:eastAsia="宋体" w:hAnsi="Times New Roman" w:cs="Times New Roman"/>
          <w:kern w:val="0"/>
          <w:sz w:val="24"/>
          <w14:ligatures w14:val="none"/>
        </w:rPr>
        <w:t xml:space="preserve"> </w:t>
      </w:r>
    </w:p>
    <w:p w14:paraId="0F2CB4B6" w14:textId="77777777" w:rsidR="007F0642" w:rsidRDefault="00000000">
      <w:pPr>
        <w:pStyle w:val="FirstParagraph"/>
        <w:spacing w:line="440" w:lineRule="exact"/>
        <w:rPr>
          <w:rFonts w:ascii="Times New Roman" w:eastAsia="宋体" w:hAnsi="Times New Roman" w:cs="Times New Roman"/>
        </w:rPr>
      </w:pPr>
      <w:r>
        <w:rPr>
          <w:rFonts w:ascii="Times New Roman" w:eastAsia="宋体" w:hAnsi="Times New Roman" w:cs="Times New Roman"/>
          <w:b/>
          <w:bCs/>
        </w:rPr>
        <w:t>A</w:t>
      </w:r>
      <w:r>
        <w:rPr>
          <w:rFonts w:ascii="Times New Roman" w:eastAsia="宋体" w:hAnsi="Times New Roman" w:cs="Times New Roman"/>
          <w:b/>
          <w:bCs/>
        </w:rPr>
        <w:t>：</w:t>
      </w:r>
      <w:r>
        <w:rPr>
          <w:rFonts w:ascii="Times New Roman" w:eastAsia="宋体" w:hAnsi="Times New Roman" w:cs="Times New Roman"/>
        </w:rPr>
        <w:t xml:space="preserve"> </w:t>
      </w:r>
      <w:r>
        <w:rPr>
          <w:rFonts w:ascii="Times New Roman" w:eastAsia="宋体" w:hAnsi="Times New Roman" w:cs="Times New Roman" w:hint="eastAsia"/>
        </w:rPr>
        <w:t>关键系统及维护要点如下：</w:t>
      </w:r>
    </w:p>
    <w:p w14:paraId="411D5B32" w14:textId="77777777" w:rsidR="007F0642" w:rsidRDefault="00000000">
      <w:pPr>
        <w:pStyle w:val="FirstParagraph"/>
        <w:numPr>
          <w:ilvl w:val="0"/>
          <w:numId w:val="1"/>
        </w:numPr>
        <w:spacing w:line="440" w:lineRule="exact"/>
        <w:rPr>
          <w:rFonts w:ascii="Times New Roman" w:eastAsia="宋体" w:hAnsi="Times New Roman" w:cs="Times New Roman"/>
        </w:rPr>
      </w:pPr>
      <w:r>
        <w:rPr>
          <w:rFonts w:ascii="Times New Roman" w:eastAsia="宋体" w:hAnsi="Times New Roman" w:cs="Times New Roman" w:hint="eastAsia"/>
        </w:rPr>
        <w:t>投资部（</w:t>
      </w:r>
      <w:r>
        <w:rPr>
          <w:rFonts w:ascii="Times New Roman" w:eastAsia="宋体" w:hAnsi="Times New Roman" w:cs="Times New Roman" w:hint="eastAsia"/>
        </w:rPr>
        <w:t>MISA</w:t>
      </w:r>
      <w:r>
        <w:rPr>
          <w:rFonts w:ascii="Times New Roman" w:eastAsia="宋体" w:hAnsi="Times New Roman" w:cs="Times New Roman" w:hint="eastAsia"/>
        </w:rPr>
        <w:t>）门户</w:t>
      </w:r>
      <w:ins w:id="174" w:author="沈靖城 Shen, Linton" w:date="2026-04-02T12:00:00Z">
        <w:r>
          <w:rPr>
            <w:rStyle w:val="ae"/>
            <w:rFonts w:ascii="Times New Roman" w:eastAsia="宋体" w:hAnsi="Times New Roman" w:cs="Times New Roman"/>
          </w:rPr>
          <w:footnoteReference w:id="9"/>
        </w:r>
      </w:ins>
      <w:r>
        <w:rPr>
          <w:rFonts w:ascii="Times New Roman" w:eastAsia="宋体" w:hAnsi="Times New Roman" w:cs="Times New Roman" w:hint="eastAsia"/>
        </w:rPr>
        <w:t>：按季度末提交</w:t>
      </w:r>
      <w:r>
        <w:rPr>
          <w:rFonts w:ascii="Times New Roman" w:eastAsia="宋体" w:hAnsi="Times New Roman" w:cs="Times New Roman" w:hint="eastAsia"/>
        </w:rPr>
        <w:t>FDI</w:t>
      </w:r>
      <w:r>
        <w:rPr>
          <w:rFonts w:ascii="Times New Roman" w:eastAsia="宋体" w:hAnsi="Times New Roman" w:cs="Times New Roman" w:hint="eastAsia"/>
        </w:rPr>
        <w:t>报告，每年更新投资许可证。</w:t>
      </w:r>
    </w:p>
    <w:p w14:paraId="1E406608" w14:textId="77777777" w:rsidR="007F0642" w:rsidRDefault="00000000">
      <w:pPr>
        <w:pStyle w:val="FirstParagraph"/>
        <w:numPr>
          <w:ilvl w:val="0"/>
          <w:numId w:val="1"/>
        </w:numPr>
        <w:spacing w:line="440" w:lineRule="exact"/>
        <w:rPr>
          <w:rFonts w:ascii="Times New Roman" w:eastAsia="宋体" w:hAnsi="Times New Roman" w:cs="Times New Roman"/>
        </w:rPr>
      </w:pPr>
      <w:r>
        <w:rPr>
          <w:rFonts w:ascii="Times New Roman" w:eastAsia="宋体" w:hAnsi="Times New Roman" w:cs="Times New Roman" w:hint="eastAsia"/>
        </w:rPr>
        <w:t>商</w:t>
      </w:r>
      <w:r>
        <w:rPr>
          <w:rFonts w:ascii="Times New Roman" w:eastAsia="宋体" w:hAnsi="Times New Roman" w:cs="Times New Roman"/>
        </w:rPr>
        <w:t>业中心</w:t>
      </w:r>
      <w:ins w:id="176" w:author="沈靖城 Shen, Linton" w:date="2026-04-02T12:00:00Z">
        <w:r>
          <w:rPr>
            <w:rStyle w:val="ae"/>
            <w:rFonts w:ascii="Times New Roman" w:eastAsia="宋体" w:hAnsi="Times New Roman" w:cs="Times New Roman"/>
          </w:rPr>
          <w:footnoteReference w:id="10"/>
        </w:r>
      </w:ins>
      <w:r>
        <w:rPr>
          <w:rFonts w:ascii="Times New Roman" w:eastAsia="宋体" w:hAnsi="Times New Roman" w:cs="Times New Roman"/>
        </w:rPr>
        <w:t>：每年</w:t>
      </w:r>
      <w:r>
        <w:rPr>
          <w:rFonts w:ascii="Times New Roman" w:eastAsia="宋体" w:hAnsi="Times New Roman" w:cs="Times New Roman"/>
        </w:rPr>
        <w:t>6</w:t>
      </w:r>
      <w:r>
        <w:rPr>
          <w:rFonts w:ascii="Times New Roman" w:eastAsia="宋体" w:hAnsi="Times New Roman" w:cs="Times New Roman"/>
        </w:rPr>
        <w:t>月</w:t>
      </w:r>
      <w:r>
        <w:rPr>
          <w:rFonts w:ascii="Times New Roman" w:eastAsia="宋体" w:hAnsi="Times New Roman" w:cs="Times New Roman"/>
        </w:rPr>
        <w:t>30</w:t>
      </w:r>
      <w:r>
        <w:rPr>
          <w:rFonts w:ascii="Times New Roman" w:eastAsia="宋体" w:hAnsi="Times New Roman" w:cs="Times New Roman"/>
        </w:rPr>
        <w:t>日前提交经审计财报，</w:t>
      </w:r>
      <w:r>
        <w:rPr>
          <w:rFonts w:ascii="Times New Roman" w:eastAsia="宋体" w:hAnsi="Times New Roman" w:cs="Times New Roman"/>
        </w:rPr>
        <w:t>12</w:t>
      </w:r>
      <w:r>
        <w:rPr>
          <w:rFonts w:ascii="Times New Roman" w:eastAsia="宋体" w:hAnsi="Times New Roman" w:cs="Times New Roman"/>
        </w:rPr>
        <w:t>月前更新</w:t>
      </w:r>
      <w:r>
        <w:rPr>
          <w:rFonts w:ascii="Times New Roman" w:eastAsia="宋体" w:hAnsi="Times New Roman" w:cs="Times New Roman"/>
        </w:rPr>
        <w:t>CR</w:t>
      </w:r>
      <w:r>
        <w:rPr>
          <w:rFonts w:ascii="Times New Roman" w:eastAsia="宋体" w:hAnsi="Times New Roman" w:cs="Times New Roman"/>
        </w:rPr>
        <w:t>并支付续费。</w:t>
      </w:r>
    </w:p>
    <w:p w14:paraId="279704B8" w14:textId="77777777" w:rsidR="007F0642" w:rsidRDefault="00000000">
      <w:pPr>
        <w:pStyle w:val="FirstParagraph"/>
        <w:numPr>
          <w:ilvl w:val="0"/>
          <w:numId w:val="1"/>
        </w:numPr>
        <w:spacing w:line="440" w:lineRule="exact"/>
        <w:rPr>
          <w:rFonts w:ascii="Times New Roman" w:eastAsia="宋体" w:hAnsi="Times New Roman" w:cs="Times New Roman"/>
        </w:rPr>
      </w:pPr>
      <w:r>
        <w:rPr>
          <w:rFonts w:ascii="Times New Roman" w:eastAsia="宋体" w:hAnsi="Times New Roman" w:cs="Times New Roman"/>
        </w:rPr>
        <w:t>商会系统：</w:t>
      </w:r>
      <w:r>
        <w:rPr>
          <w:rFonts w:ascii="Times New Roman" w:eastAsia="宋体" w:hAnsi="Times New Roman" w:cs="Times New Roman"/>
        </w:rPr>
        <w:t>CR</w:t>
      </w:r>
      <w:r>
        <w:rPr>
          <w:rFonts w:ascii="Times New Roman" w:eastAsia="宋体" w:hAnsi="Times New Roman" w:cs="Times New Roman"/>
        </w:rPr>
        <w:t>续期后确认商会会员是否续期，按要求缴纳年费。</w:t>
      </w:r>
    </w:p>
    <w:p w14:paraId="679CC914" w14:textId="77777777" w:rsidR="007F0642" w:rsidRDefault="00000000">
      <w:pPr>
        <w:pStyle w:val="FirstParagraph"/>
        <w:numPr>
          <w:ilvl w:val="0"/>
          <w:numId w:val="1"/>
        </w:numPr>
        <w:spacing w:line="440" w:lineRule="exact"/>
        <w:rPr>
          <w:rFonts w:ascii="Times New Roman" w:eastAsia="宋体" w:hAnsi="Times New Roman" w:cs="Times New Roman"/>
        </w:rPr>
      </w:pPr>
      <w:ins w:id="178" w:author="沈靖城 Shen, Linton" w:date="2026-04-02T12:01:00Z">
        <w:r>
          <w:rPr>
            <w:rFonts w:ascii="Times New Roman" w:eastAsia="宋体" w:hAnsi="Times New Roman" w:cs="Times New Roman"/>
          </w:rPr>
          <w:lastRenderedPageBreak/>
          <w:t>劳动服务平台</w:t>
        </w:r>
      </w:ins>
      <w:proofErr w:type="spellStart"/>
      <w:r>
        <w:rPr>
          <w:rFonts w:ascii="Times New Roman" w:eastAsia="宋体" w:hAnsi="Times New Roman" w:cs="Times New Roman"/>
        </w:rPr>
        <w:t>Qiwa</w:t>
      </w:r>
      <w:proofErr w:type="spellEnd"/>
      <w:r>
        <w:rPr>
          <w:rFonts w:ascii="Times New Roman" w:eastAsia="宋体" w:hAnsi="Times New Roman" w:cs="Times New Roman"/>
        </w:rPr>
        <w:t>：</w:t>
      </w:r>
      <w:r>
        <w:rPr>
          <w:rFonts w:ascii="Times New Roman" w:eastAsia="宋体" w:hAnsi="Times New Roman" w:cs="Times New Roman"/>
        </w:rPr>
        <w:t>CR</w:t>
      </w:r>
      <w:r>
        <w:rPr>
          <w:rFonts w:ascii="Times New Roman" w:eastAsia="宋体" w:hAnsi="Times New Roman" w:cs="Times New Roman"/>
        </w:rPr>
        <w:t>续期后同步续订账户并支付年费。</w:t>
      </w:r>
      <w:r>
        <w:rPr>
          <w:rStyle w:val="ae"/>
          <w:rFonts w:ascii="Times New Roman" w:eastAsia="宋体" w:hAnsi="Times New Roman" w:cs="Times New Roman"/>
        </w:rPr>
        <w:footnoteReference w:id="11"/>
      </w:r>
    </w:p>
    <w:p w14:paraId="04DAF3FD" w14:textId="77777777" w:rsidR="007F0642" w:rsidRDefault="00000000">
      <w:pPr>
        <w:pStyle w:val="FirstParagraph"/>
        <w:numPr>
          <w:ilvl w:val="0"/>
          <w:numId w:val="1"/>
        </w:numPr>
        <w:spacing w:line="440" w:lineRule="exact"/>
        <w:rPr>
          <w:rFonts w:ascii="Times New Roman" w:eastAsia="宋体" w:hAnsi="Times New Roman" w:cs="Times New Roman"/>
        </w:rPr>
      </w:pPr>
      <w:ins w:id="179" w:author="沈靖城 Shen, Linton" w:date="2026-04-02T12:02:00Z">
        <w:r>
          <w:rPr>
            <w:rFonts w:ascii="Times New Roman" w:eastAsia="宋体" w:hAnsi="Times New Roman" w:cs="Times New Roman"/>
          </w:rPr>
          <w:t>外国员工系</w:t>
        </w:r>
      </w:ins>
      <w:ins w:id="180" w:author="沈靖城 Shen, Linton" w:date="2026-04-02T12:01:00Z">
        <w:r>
          <w:rPr>
            <w:rFonts w:ascii="Times New Roman" w:eastAsia="宋体" w:hAnsi="Times New Roman" w:cs="Times New Roman"/>
          </w:rPr>
          <w:t>统</w:t>
        </w:r>
      </w:ins>
      <w:r>
        <w:rPr>
          <w:rFonts w:ascii="Times New Roman" w:eastAsia="宋体" w:hAnsi="Times New Roman" w:cs="Times New Roman"/>
        </w:rPr>
        <w:t>Muqeem</w:t>
      </w:r>
      <w:r>
        <w:rPr>
          <w:rFonts w:ascii="Times New Roman" w:eastAsia="宋体" w:hAnsi="Times New Roman" w:cs="Times New Roman"/>
        </w:rPr>
        <w:t>：同步更新外籍员工居留订阅。</w:t>
      </w:r>
    </w:p>
    <w:p w14:paraId="5ECEDDB7" w14:textId="77777777" w:rsidR="007F0642" w:rsidRDefault="00000000">
      <w:pPr>
        <w:pStyle w:val="FirstParagraph"/>
        <w:numPr>
          <w:ilvl w:val="0"/>
          <w:numId w:val="1"/>
        </w:numPr>
        <w:spacing w:line="440" w:lineRule="exact"/>
        <w:rPr>
          <w:rFonts w:ascii="Times New Roman" w:eastAsia="宋体" w:hAnsi="Times New Roman" w:cs="Times New Roman"/>
        </w:rPr>
      </w:pPr>
      <w:ins w:id="181" w:author="沈靖城 Shen, Linton" w:date="2026-04-02T12:02:00Z">
        <w:r>
          <w:rPr>
            <w:rFonts w:ascii="Times New Roman" w:eastAsia="宋体" w:hAnsi="Times New Roman" w:cs="Times New Roman"/>
          </w:rPr>
          <w:t>工资保护系统</w:t>
        </w:r>
      </w:ins>
      <w:proofErr w:type="spellStart"/>
      <w:r>
        <w:rPr>
          <w:rFonts w:ascii="Times New Roman" w:eastAsia="宋体" w:hAnsi="Times New Roman" w:cs="Times New Roman"/>
        </w:rPr>
        <w:t>Mudad</w:t>
      </w:r>
      <w:proofErr w:type="spellEnd"/>
      <w:r>
        <w:rPr>
          <w:rFonts w:ascii="Times New Roman" w:eastAsia="宋体" w:hAnsi="Times New Roman" w:cs="Times New Roman"/>
        </w:rPr>
        <w:t>：同步更新</w:t>
      </w:r>
      <w:r>
        <w:rPr>
          <w:rFonts w:ascii="Times New Roman" w:eastAsia="宋体" w:hAnsi="Times New Roman" w:cs="Times New Roman"/>
        </w:rPr>
        <w:t>WPS</w:t>
      </w:r>
      <w:r>
        <w:rPr>
          <w:rFonts w:ascii="Times New Roman" w:eastAsia="宋体" w:hAnsi="Times New Roman" w:cs="Times New Roman"/>
        </w:rPr>
        <w:t>账户并缴费；确保每月及时上传薪资。</w:t>
      </w:r>
      <w:r>
        <w:rPr>
          <w:rStyle w:val="ae"/>
          <w:rFonts w:ascii="Times New Roman" w:eastAsia="宋体" w:hAnsi="Times New Roman" w:cs="Times New Roman"/>
        </w:rPr>
        <w:footnoteReference w:id="12"/>
      </w:r>
    </w:p>
    <w:p w14:paraId="411CA726" w14:textId="77777777" w:rsidR="007F0642" w:rsidRDefault="00000000">
      <w:pPr>
        <w:pStyle w:val="FirstParagraph"/>
        <w:numPr>
          <w:ilvl w:val="0"/>
          <w:numId w:val="1"/>
        </w:numPr>
        <w:spacing w:line="440" w:lineRule="exact"/>
        <w:rPr>
          <w:rFonts w:ascii="Times New Roman" w:eastAsia="宋体" w:hAnsi="Times New Roman" w:cs="Times New Roman"/>
        </w:rPr>
      </w:pPr>
      <w:ins w:id="182" w:author="沈靖城 Shen, Linton" w:date="2026-04-02T12:01:00Z">
        <w:r>
          <w:rPr>
            <w:rFonts w:ascii="Times New Roman" w:eastAsia="宋体" w:hAnsi="Times New Roman" w:cs="Times New Roman"/>
          </w:rPr>
          <w:t>社会保险总组织</w:t>
        </w:r>
      </w:ins>
      <w:r>
        <w:rPr>
          <w:rFonts w:ascii="Times New Roman" w:eastAsia="宋体" w:hAnsi="Times New Roman" w:cs="Times New Roman"/>
        </w:rPr>
        <w:t>GOSI</w:t>
      </w:r>
      <w:r>
        <w:rPr>
          <w:rFonts w:ascii="Times New Roman" w:eastAsia="宋体" w:hAnsi="Times New Roman" w:cs="Times New Roman"/>
        </w:rPr>
        <w:t>：每月为员工缴纳社保，不得中断缴费。</w:t>
      </w:r>
    </w:p>
    <w:p w14:paraId="03452557" w14:textId="77777777" w:rsidR="007F0642" w:rsidRDefault="00000000">
      <w:pPr>
        <w:pStyle w:val="FirstParagraph"/>
        <w:numPr>
          <w:ilvl w:val="0"/>
          <w:numId w:val="1"/>
        </w:numPr>
        <w:spacing w:line="440" w:lineRule="exact"/>
        <w:rPr>
          <w:rFonts w:ascii="Times New Roman" w:eastAsia="宋体" w:hAnsi="Times New Roman" w:cs="Times New Roman"/>
        </w:rPr>
      </w:pPr>
      <w:ins w:id="183" w:author="沈靖城 Shen, Linton" w:date="2026-04-02T12:02:00Z">
        <w:r>
          <w:rPr>
            <w:rFonts w:ascii="Times New Roman" w:eastAsia="宋体" w:hAnsi="Times New Roman" w:cs="Times New Roman"/>
          </w:rPr>
          <w:t>出入境系统</w:t>
        </w:r>
      </w:ins>
      <w:r>
        <w:rPr>
          <w:rFonts w:ascii="Times New Roman" w:eastAsia="宋体" w:hAnsi="Times New Roman" w:cs="Times New Roman"/>
        </w:rPr>
        <w:t>Absher</w:t>
      </w:r>
      <w:r>
        <w:rPr>
          <w:rFonts w:ascii="Times New Roman" w:eastAsia="宋体" w:hAnsi="Times New Roman" w:cs="Times New Roman"/>
        </w:rPr>
        <w:t>：保持账号活跃，用于签证处理。</w:t>
      </w:r>
    </w:p>
    <w:p w14:paraId="0EB6277E" w14:textId="77777777" w:rsidR="007F0642" w:rsidRDefault="00000000">
      <w:pPr>
        <w:pStyle w:val="FirstParagraph"/>
        <w:numPr>
          <w:ilvl w:val="0"/>
          <w:numId w:val="1"/>
        </w:numPr>
        <w:spacing w:line="440" w:lineRule="exact"/>
        <w:rPr>
          <w:ins w:id="184" w:author="沈靖城 Shen, Linton" w:date="2026-04-02T12:01:00Z"/>
          <w:rFonts w:ascii="Times New Roman" w:eastAsia="宋体" w:hAnsi="Times New Roman" w:cs="Times New Roman"/>
        </w:rPr>
      </w:pPr>
      <w:proofErr w:type="spellStart"/>
      <w:r>
        <w:rPr>
          <w:rFonts w:ascii="Times New Roman" w:eastAsia="宋体" w:hAnsi="Times New Roman" w:cs="Times New Roman"/>
        </w:rPr>
        <w:t>Fatoora</w:t>
      </w:r>
      <w:proofErr w:type="spellEnd"/>
      <w:r>
        <w:rPr>
          <w:rFonts w:ascii="Times New Roman" w:eastAsia="宋体" w:hAnsi="Times New Roman" w:cs="Times New Roman"/>
        </w:rPr>
        <w:t>：用于发票登记及税务抵扣。</w:t>
      </w:r>
    </w:p>
    <w:p w14:paraId="7D15B8AE" w14:textId="77777777" w:rsidR="007F0642" w:rsidRDefault="00000000">
      <w:pPr>
        <w:pStyle w:val="FirstParagraph"/>
        <w:numPr>
          <w:ilvl w:val="0"/>
          <w:numId w:val="1"/>
        </w:numPr>
        <w:spacing w:line="440" w:lineRule="exact"/>
        <w:jc w:val="both"/>
        <w:rPr>
          <w:rFonts w:ascii="Times New Roman" w:eastAsia="宋体" w:hAnsi="Times New Roman" w:cs="Times New Roman"/>
        </w:rPr>
      </w:pPr>
      <w:ins w:id="185" w:author="沈靖城 Shen, Linton" w:date="2026-04-02T12:01:00Z">
        <w:r>
          <w:rPr>
            <w:rFonts w:ascii="Times New Roman" w:eastAsia="宋体" w:hAnsi="Times New Roman" w:cs="Times New Roman"/>
          </w:rPr>
          <w:t>天课、税务与海关总局</w:t>
        </w:r>
        <w:r>
          <w:rPr>
            <w:rStyle w:val="ae"/>
            <w:rFonts w:ascii="Times New Roman" w:eastAsia="宋体" w:hAnsi="Times New Roman" w:cs="Times New Roman"/>
          </w:rPr>
          <w:footnoteReference w:id="13"/>
        </w:r>
        <w:r>
          <w:rPr>
            <w:rFonts w:ascii="Times New Roman" w:eastAsia="宋体" w:hAnsi="Times New Roman" w:cs="Times New Roman"/>
          </w:rPr>
          <w:t>：每季度需要进行增值税申报。财政年度结束后的次年</w:t>
        </w:r>
        <w:r>
          <w:rPr>
            <w:rFonts w:ascii="Times New Roman" w:eastAsia="宋体" w:hAnsi="Times New Roman" w:cs="Times New Roman"/>
          </w:rPr>
          <w:t>4</w:t>
        </w:r>
        <w:r>
          <w:rPr>
            <w:rFonts w:ascii="Times New Roman" w:eastAsia="宋体" w:hAnsi="Times New Roman" w:cs="Times New Roman"/>
          </w:rPr>
          <w:t>月</w:t>
        </w:r>
        <w:r>
          <w:rPr>
            <w:rFonts w:ascii="Times New Roman" w:eastAsia="宋体" w:hAnsi="Times New Roman" w:cs="Times New Roman"/>
          </w:rPr>
          <w:t>30</w:t>
        </w:r>
        <w:r>
          <w:rPr>
            <w:rFonts w:ascii="Times New Roman" w:eastAsia="宋体" w:hAnsi="Times New Roman" w:cs="Times New Roman"/>
          </w:rPr>
          <w:t>日之前篅要进行所得税申报。</w:t>
        </w:r>
      </w:ins>
    </w:p>
    <w:p w14:paraId="455AECFD" w14:textId="77777777" w:rsidR="007F0642" w:rsidRDefault="007F0642">
      <w:pPr>
        <w:widowControl/>
        <w:spacing w:before="100" w:beforeAutospacing="1" w:after="100" w:afterAutospacing="1" w:line="440" w:lineRule="exact"/>
        <w:jc w:val="left"/>
        <w:rPr>
          <w:rFonts w:ascii="Times New Roman" w:eastAsia="宋体" w:hAnsi="Times New Roman" w:cs="Times New Roman"/>
          <w:kern w:val="0"/>
          <w:sz w:val="24"/>
          <w14:ligatures w14:val="none"/>
        </w:rPr>
      </w:pPr>
    </w:p>
    <w:p w14:paraId="4C427077" w14:textId="77777777" w:rsidR="007F0642" w:rsidRDefault="00000000">
      <w:pPr>
        <w:widowControl/>
        <w:spacing w:before="100" w:beforeAutospacing="1" w:after="100" w:afterAutospacing="1" w:line="440" w:lineRule="exact"/>
        <w:jc w:val="left"/>
        <w:rPr>
          <w:rFonts w:ascii="Times New Roman" w:eastAsia="宋体" w:hAnsi="Times New Roman" w:cs="Times New Roman"/>
          <w:b/>
          <w:bCs/>
          <w:kern w:val="0"/>
          <w:sz w:val="24"/>
          <w14:ligatures w14:val="none"/>
        </w:rPr>
      </w:pPr>
      <w:r>
        <w:rPr>
          <w:rFonts w:ascii="Times New Roman" w:eastAsia="宋体" w:hAnsi="Times New Roman" w:cs="Times New Roman"/>
          <w:b/>
          <w:bCs/>
          <w:kern w:val="0"/>
          <w:sz w:val="24"/>
          <w14:ligatures w14:val="none"/>
        </w:rPr>
        <w:t>Q6</w:t>
      </w:r>
      <w:r>
        <w:rPr>
          <w:rFonts w:ascii="Times New Roman" w:eastAsia="宋体" w:hAnsi="Times New Roman" w:cs="Times New Roman" w:hint="eastAsia"/>
          <w:b/>
          <w:bCs/>
          <w:kern w:val="0"/>
          <w:sz w:val="24"/>
          <w14:ligatures w14:val="none"/>
        </w:rPr>
        <w:t>：什么是工资保护系统（</w:t>
      </w:r>
      <w:r>
        <w:rPr>
          <w:rFonts w:ascii="Times New Roman" w:eastAsia="宋体" w:hAnsi="Times New Roman" w:cs="Times New Roman" w:hint="eastAsia"/>
          <w:b/>
          <w:bCs/>
          <w:kern w:val="0"/>
          <w:sz w:val="24"/>
          <w14:ligatures w14:val="none"/>
        </w:rPr>
        <w:t>WPS/</w:t>
      </w:r>
      <w:proofErr w:type="spellStart"/>
      <w:r>
        <w:rPr>
          <w:rFonts w:ascii="Times New Roman" w:eastAsia="宋体" w:hAnsi="Times New Roman" w:cs="Times New Roman" w:hint="eastAsia"/>
          <w:b/>
          <w:bCs/>
          <w:kern w:val="0"/>
          <w:sz w:val="24"/>
          <w14:ligatures w14:val="none"/>
        </w:rPr>
        <w:t>Mudad</w:t>
      </w:r>
      <w:proofErr w:type="spellEnd"/>
      <w:r>
        <w:rPr>
          <w:rFonts w:ascii="Times New Roman" w:eastAsia="宋体" w:hAnsi="Times New Roman" w:cs="Times New Roman" w:hint="eastAsia"/>
          <w:b/>
          <w:bCs/>
          <w:kern w:val="0"/>
          <w:sz w:val="24"/>
          <w14:ligatures w14:val="none"/>
        </w:rPr>
        <w:t>），企业有哪些合规义务？</w:t>
      </w:r>
    </w:p>
    <w:p w14:paraId="2BE154CE" w14:textId="77777777" w:rsidR="007F0642" w:rsidRDefault="00000000">
      <w:pPr>
        <w:widowControl/>
        <w:spacing w:before="100" w:beforeAutospacing="1" w:after="100" w:afterAutospacing="1" w:line="440" w:lineRule="exact"/>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A:</w:t>
      </w:r>
      <w:r>
        <w:rPr>
          <w:rFonts w:ascii="Times New Roman" w:eastAsia="宋体" w:hAnsi="Times New Roman" w:cs="Times New Roman"/>
          <w:b/>
          <w:bCs/>
          <w:kern w:val="0"/>
          <w:sz w:val="24"/>
          <w14:ligatures w14:val="none"/>
        </w:rPr>
        <w:tab/>
      </w:r>
      <w:r>
        <w:rPr>
          <w:rFonts w:ascii="Times New Roman" w:eastAsia="宋体" w:hAnsi="Times New Roman" w:cs="Times New Roman" w:hint="eastAsia"/>
          <w:kern w:val="0"/>
          <w:sz w:val="24"/>
          <w14:ligatures w14:val="none"/>
        </w:rPr>
        <w:t>WPS</w:t>
      </w:r>
      <w:r>
        <w:rPr>
          <w:rFonts w:ascii="Times New Roman" w:eastAsia="宋体" w:hAnsi="Times New Roman" w:cs="Times New Roman" w:hint="eastAsia"/>
          <w:kern w:val="0"/>
          <w:sz w:val="24"/>
          <w14:ligatures w14:val="none"/>
        </w:rPr>
        <w:t>系统要求企业通过</w:t>
      </w:r>
      <w:proofErr w:type="spellStart"/>
      <w:r>
        <w:rPr>
          <w:rFonts w:ascii="Times New Roman" w:eastAsia="宋体" w:hAnsi="Times New Roman" w:cs="Times New Roman" w:hint="eastAsia"/>
          <w:kern w:val="0"/>
          <w:sz w:val="24"/>
          <w14:ligatures w14:val="none"/>
        </w:rPr>
        <w:t>Mudad</w:t>
      </w:r>
      <w:proofErr w:type="spellEnd"/>
      <w:r>
        <w:rPr>
          <w:rFonts w:ascii="Times New Roman" w:eastAsia="宋体" w:hAnsi="Times New Roman" w:cs="Times New Roman" w:hint="eastAsia"/>
          <w:kern w:val="0"/>
          <w:sz w:val="24"/>
          <w14:ligatures w14:val="none"/>
        </w:rPr>
        <w:t>平台确保按劳动合同支付工资。企业必须注册</w:t>
      </w:r>
      <w:proofErr w:type="spellStart"/>
      <w:r>
        <w:rPr>
          <w:rFonts w:ascii="Times New Roman" w:eastAsia="宋体" w:hAnsi="Times New Roman" w:cs="Times New Roman" w:hint="eastAsia"/>
          <w:kern w:val="0"/>
          <w:sz w:val="24"/>
          <w14:ligatures w14:val="none"/>
        </w:rPr>
        <w:t>Mudad</w:t>
      </w:r>
      <w:proofErr w:type="spellEnd"/>
      <w:r>
        <w:rPr>
          <w:rFonts w:ascii="Times New Roman" w:eastAsia="宋体" w:hAnsi="Times New Roman" w:cs="Times New Roman" w:hint="eastAsia"/>
          <w:kern w:val="0"/>
          <w:sz w:val="24"/>
          <w14:ligatures w14:val="none"/>
        </w:rPr>
        <w:t>并每年缴纳订阅费（费用根据公司员工数量阶梯计算，如</w:t>
      </w:r>
      <w:r>
        <w:rPr>
          <w:rFonts w:ascii="Times New Roman" w:eastAsia="宋体" w:hAnsi="Times New Roman" w:cs="Times New Roman" w:hint="eastAsia"/>
          <w:kern w:val="0"/>
          <w:sz w:val="24"/>
          <w14:ligatures w14:val="none"/>
        </w:rPr>
        <w:t>1</w:t>
      </w:r>
      <w:r>
        <w:rPr>
          <w:rFonts w:ascii="Times New Roman" w:eastAsia="宋体" w:hAnsi="Times New Roman" w:cs="Times New Roman" w:hint="eastAsia"/>
          <w:kern w:val="0"/>
          <w:sz w:val="24"/>
          <w14:ligatures w14:val="none"/>
        </w:rPr>
        <w:t>–</w:t>
      </w:r>
      <w:r>
        <w:rPr>
          <w:rFonts w:ascii="Times New Roman" w:eastAsia="宋体" w:hAnsi="Times New Roman" w:cs="Times New Roman" w:hint="eastAsia"/>
          <w:kern w:val="0"/>
          <w:sz w:val="24"/>
          <w14:ligatures w14:val="none"/>
        </w:rPr>
        <w:t>9</w:t>
      </w:r>
      <w:r>
        <w:rPr>
          <w:rFonts w:ascii="Times New Roman" w:eastAsia="宋体" w:hAnsi="Times New Roman" w:cs="Times New Roman" w:hint="eastAsia"/>
          <w:kern w:val="0"/>
          <w:sz w:val="24"/>
          <w14:ligatures w14:val="none"/>
        </w:rPr>
        <w:t>人</w:t>
      </w:r>
      <w:r>
        <w:rPr>
          <w:rFonts w:ascii="Times New Roman" w:eastAsia="宋体" w:hAnsi="Times New Roman" w:cs="Times New Roman" w:hint="eastAsia"/>
          <w:kern w:val="0"/>
          <w:sz w:val="24"/>
          <w14:ligatures w14:val="none"/>
        </w:rPr>
        <w:t>460</w:t>
      </w:r>
      <w:r>
        <w:rPr>
          <w:rFonts w:ascii="Times New Roman" w:eastAsia="宋体" w:hAnsi="Times New Roman" w:cs="Times New Roman"/>
          <w:kern w:val="0"/>
          <w:sz w:val="24"/>
          <w14:ligatures w14:val="none"/>
        </w:rPr>
        <w:t xml:space="preserve"> </w:t>
      </w:r>
      <w:r>
        <w:rPr>
          <w:rFonts w:ascii="Times New Roman" w:eastAsia="宋体" w:hAnsi="Times New Roman" w:cs="Times New Roman" w:hint="eastAsia"/>
          <w:kern w:val="0"/>
          <w:sz w:val="24"/>
          <w14:ligatures w14:val="none"/>
        </w:rPr>
        <w:t>SAR</w:t>
      </w:r>
      <w:r>
        <w:rPr>
          <w:rFonts w:ascii="Times New Roman" w:eastAsia="宋体" w:hAnsi="Times New Roman" w:cs="Times New Roman" w:hint="eastAsia"/>
          <w:kern w:val="0"/>
          <w:sz w:val="24"/>
          <w14:ligatures w14:val="none"/>
        </w:rPr>
        <w:t>，</w:t>
      </w:r>
      <w:r>
        <w:rPr>
          <w:rFonts w:ascii="Times New Roman" w:eastAsia="宋体" w:hAnsi="Times New Roman" w:cs="Times New Roman" w:hint="eastAsia"/>
          <w:kern w:val="0"/>
          <w:sz w:val="24"/>
          <w14:ligatures w14:val="none"/>
        </w:rPr>
        <w:t>10</w:t>
      </w:r>
      <w:r>
        <w:rPr>
          <w:rFonts w:ascii="Times New Roman" w:eastAsia="宋体" w:hAnsi="Times New Roman" w:cs="Times New Roman" w:hint="eastAsia"/>
          <w:kern w:val="0"/>
          <w:sz w:val="24"/>
          <w14:ligatures w14:val="none"/>
        </w:rPr>
        <w:t>–</w:t>
      </w:r>
      <w:r>
        <w:rPr>
          <w:rFonts w:ascii="Times New Roman" w:eastAsia="宋体" w:hAnsi="Times New Roman" w:cs="Times New Roman" w:hint="eastAsia"/>
          <w:kern w:val="0"/>
          <w:sz w:val="24"/>
          <w14:ligatures w14:val="none"/>
        </w:rPr>
        <w:t>29</w:t>
      </w:r>
      <w:r>
        <w:rPr>
          <w:rFonts w:ascii="Times New Roman" w:eastAsia="宋体" w:hAnsi="Times New Roman" w:cs="Times New Roman" w:hint="eastAsia"/>
          <w:kern w:val="0"/>
          <w:sz w:val="24"/>
          <w14:ligatures w14:val="none"/>
        </w:rPr>
        <w:t>人</w:t>
      </w:r>
      <w:r>
        <w:rPr>
          <w:rFonts w:ascii="Times New Roman" w:eastAsia="宋体" w:hAnsi="Times New Roman" w:cs="Times New Roman" w:hint="eastAsia"/>
          <w:kern w:val="0"/>
          <w:sz w:val="24"/>
          <w14:ligatures w14:val="none"/>
        </w:rPr>
        <w:t>575</w:t>
      </w:r>
      <w:r>
        <w:rPr>
          <w:rFonts w:ascii="Times New Roman" w:eastAsia="宋体" w:hAnsi="Times New Roman" w:cs="Times New Roman"/>
          <w:kern w:val="0"/>
          <w:sz w:val="24"/>
          <w14:ligatures w14:val="none"/>
        </w:rPr>
        <w:t xml:space="preserve"> </w:t>
      </w:r>
      <w:r>
        <w:rPr>
          <w:rFonts w:ascii="Times New Roman" w:eastAsia="宋体" w:hAnsi="Times New Roman" w:cs="Times New Roman" w:hint="eastAsia"/>
          <w:kern w:val="0"/>
          <w:sz w:val="24"/>
          <w14:ligatures w14:val="none"/>
        </w:rPr>
        <w:t>SAR</w:t>
      </w:r>
      <w:r>
        <w:rPr>
          <w:rFonts w:ascii="Times New Roman" w:eastAsia="宋体" w:hAnsi="Times New Roman" w:cs="Times New Roman" w:hint="eastAsia"/>
          <w:kern w:val="0"/>
          <w:sz w:val="24"/>
          <w14:ligatures w14:val="none"/>
        </w:rPr>
        <w:t>等）。企业必须在每月规定时间内通过</w:t>
      </w:r>
      <w:r>
        <w:rPr>
          <w:rFonts w:ascii="Times New Roman" w:eastAsia="宋体" w:hAnsi="Times New Roman" w:cs="Times New Roman" w:hint="eastAsia"/>
          <w:kern w:val="0"/>
          <w:sz w:val="24"/>
          <w14:ligatures w14:val="none"/>
        </w:rPr>
        <w:t>WPS</w:t>
      </w:r>
      <w:r>
        <w:rPr>
          <w:rFonts w:ascii="Times New Roman" w:eastAsia="宋体" w:hAnsi="Times New Roman" w:cs="Times New Roman" w:hint="eastAsia"/>
          <w:kern w:val="0"/>
          <w:sz w:val="24"/>
          <w14:ligatures w14:val="none"/>
        </w:rPr>
        <w:t>上传完整的工资支付信息，包括员工名单、工资金额和发薪日期。系统会自动检查工资支付是否及时且与合同一致，不符将触发处罚。上传数据与真实发放一致后，</w:t>
      </w:r>
      <w:r>
        <w:rPr>
          <w:rFonts w:ascii="Times New Roman" w:eastAsia="宋体" w:hAnsi="Times New Roman" w:cs="Times New Roman" w:hint="eastAsia"/>
          <w:kern w:val="0"/>
          <w:sz w:val="24"/>
          <w14:ligatures w14:val="none"/>
        </w:rPr>
        <w:t>WPS</w:t>
      </w:r>
      <w:r>
        <w:rPr>
          <w:rFonts w:ascii="Times New Roman" w:eastAsia="宋体" w:hAnsi="Times New Roman" w:cs="Times New Roman" w:hint="eastAsia"/>
          <w:kern w:val="0"/>
          <w:sz w:val="24"/>
          <w14:ligatures w14:val="none"/>
        </w:rPr>
        <w:t>会出具合规证书，企业可用该证书办理员工签证及续签。未按规定使用</w:t>
      </w:r>
      <w:r>
        <w:rPr>
          <w:rFonts w:ascii="Times New Roman" w:eastAsia="宋体" w:hAnsi="Times New Roman" w:cs="Times New Roman" w:hint="eastAsia"/>
          <w:kern w:val="0"/>
          <w:sz w:val="24"/>
          <w14:ligatures w14:val="none"/>
        </w:rPr>
        <w:t>WPS</w:t>
      </w:r>
      <w:r>
        <w:rPr>
          <w:rFonts w:ascii="Times New Roman" w:eastAsia="宋体" w:hAnsi="Times New Roman" w:cs="Times New Roman" w:hint="eastAsia"/>
          <w:kern w:val="0"/>
          <w:sz w:val="24"/>
          <w14:ligatures w14:val="none"/>
        </w:rPr>
        <w:t>将影响企业在签证、劳动事务平台的操作权限。</w:t>
      </w:r>
      <w:r>
        <w:rPr>
          <w:rStyle w:val="ae"/>
          <w:rFonts w:ascii="Times New Roman" w:eastAsia="宋体" w:hAnsi="Times New Roman" w:cs="Times New Roman"/>
          <w:kern w:val="0"/>
          <w:sz w:val="24"/>
          <w14:ligatures w14:val="none"/>
        </w:rPr>
        <w:footnoteReference w:id="14"/>
      </w:r>
    </w:p>
    <w:p w14:paraId="7E7F38ED" w14:textId="77777777" w:rsidR="007F0642" w:rsidRDefault="00000000">
      <w:pPr>
        <w:widowControl/>
        <w:spacing w:before="100" w:beforeAutospacing="1" w:after="100" w:afterAutospacing="1" w:line="440" w:lineRule="exact"/>
        <w:jc w:val="left"/>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Q6</w:t>
      </w:r>
      <w:r>
        <w:rPr>
          <w:rFonts w:ascii="Times New Roman" w:eastAsia="宋体" w:hAnsi="Times New Roman" w:cs="Times New Roman"/>
          <w:b/>
          <w:bCs/>
          <w:kern w:val="0"/>
          <w:sz w:val="24"/>
          <w14:ligatures w14:val="none"/>
        </w:rPr>
        <w:t>：什么是</w:t>
      </w:r>
      <w:proofErr w:type="spellStart"/>
      <w:r>
        <w:rPr>
          <w:rFonts w:ascii="Times New Roman" w:eastAsia="宋体" w:hAnsi="Times New Roman" w:cs="Times New Roman"/>
          <w:b/>
          <w:bCs/>
          <w:kern w:val="0"/>
          <w:sz w:val="24"/>
          <w14:ligatures w14:val="none"/>
        </w:rPr>
        <w:t>Fatoora</w:t>
      </w:r>
      <w:proofErr w:type="spellEnd"/>
      <w:r>
        <w:rPr>
          <w:rFonts w:ascii="Times New Roman" w:eastAsia="宋体" w:hAnsi="Times New Roman" w:cs="Times New Roman"/>
          <w:b/>
          <w:bCs/>
          <w:kern w:val="0"/>
          <w:sz w:val="24"/>
          <w14:ligatures w14:val="none"/>
        </w:rPr>
        <w:t>电子发票系统？企业接入有何强制性要求？</w:t>
      </w:r>
      <w:r>
        <w:rPr>
          <w:rFonts w:ascii="Times New Roman" w:eastAsia="宋体" w:hAnsi="Times New Roman" w:cs="Times New Roman"/>
          <w:kern w:val="0"/>
          <w:sz w:val="24"/>
          <w14:ligatures w14:val="none"/>
        </w:rPr>
        <w:t xml:space="preserve"> </w:t>
      </w:r>
    </w:p>
    <w:p w14:paraId="71B7D0FC" w14:textId="77777777" w:rsidR="007F0642" w:rsidRDefault="00000000">
      <w:pPr>
        <w:widowControl/>
        <w:spacing w:before="100" w:beforeAutospacing="1" w:after="100" w:afterAutospacing="1" w:line="440" w:lineRule="exact"/>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A</w:t>
      </w:r>
      <w:r>
        <w:rPr>
          <w:rFonts w:ascii="Times New Roman" w:eastAsia="宋体" w:hAnsi="Times New Roman" w:cs="Times New Roman"/>
          <w:b/>
          <w:bCs/>
          <w:kern w:val="0"/>
          <w:sz w:val="24"/>
          <w14:ligatures w14:val="none"/>
        </w:rPr>
        <w:t>：</w:t>
      </w:r>
      <w:r>
        <w:rPr>
          <w:rFonts w:ascii="Times New Roman" w:eastAsia="宋体" w:hAnsi="Times New Roman" w:cs="Times New Roman"/>
          <w:kern w:val="0"/>
          <w:sz w:val="24"/>
          <w14:ligatures w14:val="none"/>
        </w:rPr>
        <w:t xml:space="preserve"> </w:t>
      </w:r>
      <w:proofErr w:type="spellStart"/>
      <w:r>
        <w:rPr>
          <w:rFonts w:ascii="Times New Roman" w:eastAsia="宋体" w:hAnsi="Times New Roman" w:cs="Times New Roman"/>
          <w:kern w:val="0"/>
          <w:sz w:val="24"/>
          <w14:ligatures w14:val="none"/>
        </w:rPr>
        <w:t>Fatoora</w:t>
      </w:r>
      <w:proofErr w:type="spellEnd"/>
      <w:r>
        <w:rPr>
          <w:rFonts w:ascii="Times New Roman" w:eastAsia="宋体" w:hAnsi="Times New Roman" w:cs="Times New Roman"/>
          <w:kern w:val="0"/>
          <w:sz w:val="24"/>
          <w14:ligatures w14:val="none"/>
        </w:rPr>
        <w:t>是由沙特税务海关总局（</w:t>
      </w:r>
      <w:r>
        <w:rPr>
          <w:rFonts w:ascii="Times New Roman" w:eastAsia="宋体" w:hAnsi="Times New Roman" w:cs="Times New Roman"/>
          <w:kern w:val="0"/>
          <w:sz w:val="24"/>
          <w14:ligatures w14:val="none"/>
        </w:rPr>
        <w:t>ZATCA</w:t>
      </w:r>
      <w:r>
        <w:rPr>
          <w:rFonts w:ascii="Times New Roman" w:eastAsia="宋体" w:hAnsi="Times New Roman" w:cs="Times New Roman"/>
          <w:kern w:val="0"/>
          <w:sz w:val="24"/>
          <w14:ligatures w14:val="none"/>
        </w:rPr>
        <w:t>）推出的电子发票平台。根据规定，在</w:t>
      </w:r>
      <w:r>
        <w:rPr>
          <w:rFonts w:ascii="Times New Roman" w:eastAsia="宋体" w:hAnsi="Times New Roman" w:cs="Times New Roman"/>
          <w:kern w:val="0"/>
          <w:sz w:val="24"/>
          <w14:ligatures w14:val="none"/>
        </w:rPr>
        <w:t>2026</w:t>
      </w:r>
      <w:r>
        <w:rPr>
          <w:rFonts w:ascii="Times New Roman" w:eastAsia="宋体" w:hAnsi="Times New Roman" w:cs="Times New Roman"/>
          <w:kern w:val="0"/>
          <w:sz w:val="24"/>
          <w14:ligatures w14:val="none"/>
        </w:rPr>
        <w:t>年</w:t>
      </w:r>
      <w:r>
        <w:rPr>
          <w:rFonts w:ascii="Times New Roman" w:eastAsia="宋体" w:hAnsi="Times New Roman" w:cs="Times New Roman"/>
          <w:kern w:val="0"/>
          <w:sz w:val="24"/>
          <w14:ligatures w14:val="none"/>
        </w:rPr>
        <w:t>6</w:t>
      </w:r>
      <w:r>
        <w:rPr>
          <w:rFonts w:ascii="Times New Roman" w:eastAsia="宋体" w:hAnsi="Times New Roman" w:cs="Times New Roman"/>
          <w:kern w:val="0"/>
          <w:sz w:val="24"/>
          <w14:ligatures w14:val="none"/>
        </w:rPr>
        <w:t>月</w:t>
      </w:r>
      <w:r>
        <w:rPr>
          <w:rFonts w:ascii="Times New Roman" w:eastAsia="宋体" w:hAnsi="Times New Roman" w:cs="Times New Roman"/>
          <w:kern w:val="0"/>
          <w:sz w:val="24"/>
          <w14:ligatures w14:val="none"/>
        </w:rPr>
        <w:t>30</w:t>
      </w:r>
      <w:r>
        <w:rPr>
          <w:rFonts w:ascii="Times New Roman" w:eastAsia="宋体" w:hAnsi="Times New Roman" w:cs="Times New Roman"/>
          <w:kern w:val="0"/>
          <w:sz w:val="24"/>
          <w14:ligatures w14:val="none"/>
        </w:rPr>
        <w:t>日之前，所有年收入超过</w:t>
      </w:r>
      <w:r>
        <w:rPr>
          <w:rFonts w:ascii="Times New Roman" w:eastAsia="宋体" w:hAnsi="Times New Roman" w:cs="Times New Roman"/>
          <w:kern w:val="0"/>
          <w:sz w:val="24"/>
          <w14:ligatures w14:val="none"/>
        </w:rPr>
        <w:t>37.5</w:t>
      </w:r>
      <w:r>
        <w:rPr>
          <w:rFonts w:ascii="Times New Roman" w:eastAsia="宋体" w:hAnsi="Times New Roman" w:cs="Times New Roman"/>
          <w:kern w:val="0"/>
          <w:sz w:val="24"/>
          <w14:ligatures w14:val="none"/>
        </w:rPr>
        <w:t>万沙特里亚尔的纳税人必须完</w:t>
      </w:r>
      <w:r>
        <w:rPr>
          <w:rFonts w:ascii="Times New Roman" w:eastAsia="宋体" w:hAnsi="Times New Roman" w:cs="Times New Roman"/>
          <w:kern w:val="0"/>
          <w:sz w:val="24"/>
          <w14:ligatures w14:val="none"/>
        </w:rPr>
        <w:lastRenderedPageBreak/>
        <w:t>成该系统的集成对接</w:t>
      </w:r>
      <w:r>
        <w:rPr>
          <w:rFonts w:ascii="Times New Roman" w:eastAsia="宋体" w:hAnsi="Times New Roman" w:cs="Times New Roman"/>
          <w:kern w:val="0"/>
          <w:sz w:val="24"/>
          <w14:ligatures w14:val="none"/>
        </w:rPr>
        <w:t>)</w:t>
      </w:r>
      <w:r>
        <w:rPr>
          <w:rFonts w:ascii="Times New Roman" w:eastAsia="宋体" w:hAnsi="Times New Roman" w:cs="Times New Roman"/>
          <w:kern w:val="0"/>
          <w:sz w:val="24"/>
          <w14:ligatures w14:val="none"/>
        </w:rPr>
        <w:t>。</w:t>
      </w:r>
      <w:r>
        <w:rPr>
          <w:rStyle w:val="ae"/>
          <w:rFonts w:ascii="Times New Roman" w:eastAsia="宋体" w:hAnsi="Times New Roman" w:cs="Times New Roman"/>
          <w:kern w:val="0"/>
          <w:sz w:val="24"/>
          <w14:ligatures w14:val="none"/>
        </w:rPr>
        <w:footnoteReference w:id="15"/>
      </w:r>
      <w:r>
        <w:rPr>
          <w:rFonts w:ascii="Times New Roman" w:eastAsia="宋体" w:hAnsi="Times New Roman" w:cs="Times New Roman"/>
          <w:kern w:val="0"/>
          <w:sz w:val="24"/>
          <w14:ligatures w14:val="none"/>
        </w:rPr>
        <w:t>企业必须通过</w:t>
      </w:r>
      <w:proofErr w:type="spellStart"/>
      <w:r>
        <w:rPr>
          <w:rFonts w:ascii="Times New Roman" w:eastAsia="宋体" w:hAnsi="Times New Roman" w:cs="Times New Roman"/>
          <w:kern w:val="0"/>
          <w:sz w:val="24"/>
          <w14:ligatures w14:val="none"/>
        </w:rPr>
        <w:t>Fatoora</w:t>
      </w:r>
      <w:proofErr w:type="spellEnd"/>
      <w:r>
        <w:rPr>
          <w:rFonts w:ascii="Times New Roman" w:eastAsia="宋体" w:hAnsi="Times New Roman" w:cs="Times New Roman"/>
          <w:kern w:val="0"/>
          <w:sz w:val="24"/>
          <w14:ligatures w14:val="none"/>
        </w:rPr>
        <w:t>开具并报送所有销售发票，只有经该系统报备的电子发票才能作为合法凭证抵扣进项税。若主承包商向分包商支付时不通过</w:t>
      </w:r>
      <w:proofErr w:type="spellStart"/>
      <w:r>
        <w:rPr>
          <w:rFonts w:ascii="Times New Roman" w:eastAsia="宋体" w:hAnsi="Times New Roman" w:cs="Times New Roman"/>
          <w:kern w:val="0"/>
          <w:sz w:val="24"/>
          <w14:ligatures w14:val="none"/>
        </w:rPr>
        <w:t>Fatoora</w:t>
      </w:r>
      <w:proofErr w:type="spellEnd"/>
      <w:r>
        <w:rPr>
          <w:rFonts w:ascii="Times New Roman" w:eastAsia="宋体" w:hAnsi="Times New Roman" w:cs="Times New Roman"/>
          <w:kern w:val="0"/>
          <w:sz w:val="24"/>
          <w14:ligatures w14:val="none"/>
        </w:rPr>
        <w:t>验证发票，相关成本将无法在税前进行扣除。</w:t>
      </w:r>
      <w:r>
        <w:rPr>
          <w:rStyle w:val="ae"/>
          <w:rFonts w:ascii="Times New Roman" w:eastAsia="宋体" w:hAnsi="Times New Roman" w:cs="Times New Roman"/>
          <w:kern w:val="0"/>
          <w:sz w:val="24"/>
          <w14:ligatures w14:val="none"/>
        </w:rPr>
        <w:footnoteReference w:id="16"/>
      </w:r>
    </w:p>
    <w:p w14:paraId="33D93B2C" w14:textId="77777777" w:rsidR="007F0642" w:rsidRDefault="00000000">
      <w:pPr>
        <w:widowControl/>
        <w:spacing w:before="100" w:beforeAutospacing="1" w:after="100" w:afterAutospacing="1" w:line="440" w:lineRule="exact"/>
        <w:jc w:val="left"/>
        <w:outlineLvl w:val="3"/>
        <w:rPr>
          <w:rFonts w:ascii="Times New Roman" w:eastAsia="宋体" w:hAnsi="Times New Roman" w:cs="Times New Roman"/>
          <w:b/>
          <w:bCs/>
          <w:kern w:val="0"/>
          <w:sz w:val="24"/>
          <w14:ligatures w14:val="none"/>
        </w:rPr>
      </w:pPr>
      <w:r>
        <w:rPr>
          <w:rFonts w:ascii="Times New Roman" w:eastAsia="宋体" w:hAnsi="Times New Roman" w:cs="Times New Roman"/>
          <w:b/>
          <w:bCs/>
          <w:kern w:val="0"/>
          <w:sz w:val="24"/>
          <w14:ligatures w14:val="none"/>
        </w:rPr>
        <w:t>三、</w:t>
      </w:r>
      <w:r>
        <w:rPr>
          <w:rFonts w:ascii="Times New Roman" w:eastAsia="宋体" w:hAnsi="Times New Roman" w:cs="Times New Roman"/>
          <w:b/>
          <w:bCs/>
          <w:kern w:val="0"/>
          <w:sz w:val="24"/>
          <w14:ligatures w14:val="none"/>
        </w:rPr>
        <w:t xml:space="preserve"> </w:t>
      </w:r>
      <w:r>
        <w:rPr>
          <w:rFonts w:ascii="Times New Roman" w:eastAsia="宋体" w:hAnsi="Times New Roman" w:cs="Times New Roman"/>
          <w:b/>
          <w:bCs/>
          <w:kern w:val="0"/>
          <w:sz w:val="24"/>
          <w14:ligatures w14:val="none"/>
        </w:rPr>
        <w:t>劳动用工与社会保险</w:t>
      </w:r>
    </w:p>
    <w:p w14:paraId="2FBFE8EB" w14:textId="77777777" w:rsidR="007F0642" w:rsidRDefault="00000000">
      <w:pPr>
        <w:widowControl/>
        <w:spacing w:before="100" w:beforeAutospacing="1" w:after="100" w:afterAutospacing="1" w:line="440" w:lineRule="exact"/>
        <w:jc w:val="left"/>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Q7</w:t>
      </w:r>
      <w:r>
        <w:rPr>
          <w:rFonts w:ascii="Times New Roman" w:eastAsia="宋体" w:hAnsi="Times New Roman" w:cs="Times New Roman"/>
          <w:b/>
          <w:bCs/>
          <w:kern w:val="0"/>
          <w:sz w:val="24"/>
          <w14:ligatures w14:val="none"/>
        </w:rPr>
        <w:t>：劳动合同的签订与解除有哪些法定标准与限制？</w:t>
      </w:r>
      <w:r>
        <w:rPr>
          <w:rFonts w:ascii="Times New Roman" w:eastAsia="宋体" w:hAnsi="Times New Roman" w:cs="Times New Roman"/>
          <w:kern w:val="0"/>
          <w:sz w:val="24"/>
          <w14:ligatures w14:val="none"/>
        </w:rPr>
        <w:t xml:space="preserve"> </w:t>
      </w:r>
    </w:p>
    <w:p w14:paraId="7057425B" w14:textId="77777777" w:rsidR="007F0642" w:rsidRDefault="00000000">
      <w:pPr>
        <w:widowControl/>
        <w:spacing w:before="100" w:beforeAutospacing="1" w:after="100" w:afterAutospacing="1" w:line="440" w:lineRule="exact"/>
        <w:rPr>
          <w:ins w:id="187" w:author="沈靖城 Shen, Linton" w:date="2026-04-02T12:08:00Z"/>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A</w:t>
      </w:r>
      <w:r>
        <w:rPr>
          <w:rFonts w:ascii="Times New Roman" w:eastAsia="宋体" w:hAnsi="Times New Roman" w:cs="Times New Roman"/>
          <w:b/>
          <w:bCs/>
          <w:kern w:val="0"/>
          <w:sz w:val="24"/>
          <w14:ligatures w14:val="none"/>
        </w:rPr>
        <w:t>：</w:t>
      </w:r>
      <w:r>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t>劳动合同必须以书面形式签订。法定试用期最长为</w:t>
      </w:r>
      <w:r>
        <w:rPr>
          <w:rFonts w:ascii="Times New Roman" w:eastAsia="宋体" w:hAnsi="Times New Roman" w:cs="Times New Roman"/>
          <w:kern w:val="0"/>
          <w:sz w:val="24"/>
          <w14:ligatures w14:val="none"/>
        </w:rPr>
        <w:t>90</w:t>
      </w:r>
      <w:r>
        <w:rPr>
          <w:rFonts w:ascii="Times New Roman" w:eastAsia="宋体" w:hAnsi="Times New Roman" w:cs="Times New Roman"/>
          <w:kern w:val="0"/>
          <w:sz w:val="24"/>
          <w14:ligatures w14:val="none"/>
        </w:rPr>
        <w:t>天（不包含节假日及病假）</w:t>
      </w:r>
      <w:ins w:id="188" w:author="沈靖城 Shen, Linton" w:date="2026-04-02T12:06:00Z">
        <w:r>
          <w:rPr>
            <w:rFonts w:ascii="Times New Roman" w:eastAsia="宋体" w:hAnsi="Times New Roman" w:cs="Times New Roman" w:hint="eastAsia"/>
            <w:kern w:val="0"/>
            <w:sz w:val="24"/>
            <w14:ligatures w14:val="none"/>
          </w:rPr>
          <w:t>。根据《沙特劳动法》</w:t>
        </w:r>
      </w:ins>
      <w:ins w:id="189" w:author="沈靖城 Shen, Linton" w:date="2026-04-02T12:07:00Z">
        <w:r>
          <w:rPr>
            <w:rStyle w:val="ae"/>
            <w:rFonts w:ascii="Times New Roman" w:eastAsia="宋体" w:hAnsi="Times New Roman" w:cs="Times New Roman"/>
            <w:kern w:val="0"/>
            <w:sz w:val="24"/>
            <w14:ligatures w14:val="none"/>
          </w:rPr>
          <w:footnoteReference w:id="17"/>
        </w:r>
        <w:r>
          <w:rPr>
            <w:rFonts w:ascii="Times New Roman" w:eastAsia="宋体" w:hAnsi="Times New Roman" w:cs="Times New Roman" w:hint="eastAsia"/>
            <w:kern w:val="0"/>
            <w:sz w:val="24"/>
            <w14:ligatures w14:val="none"/>
          </w:rPr>
          <w:t>第</w:t>
        </w:r>
        <w:r>
          <w:rPr>
            <w:rFonts w:ascii="Times New Roman" w:eastAsia="宋体" w:hAnsi="Times New Roman" w:cs="Times New Roman" w:hint="eastAsia"/>
            <w:kern w:val="0"/>
            <w:sz w:val="24"/>
            <w14:ligatures w14:val="none"/>
          </w:rPr>
          <w:t>75</w:t>
        </w:r>
        <w:r>
          <w:rPr>
            <w:rFonts w:ascii="Times New Roman" w:eastAsia="宋体" w:hAnsi="Times New Roman" w:cs="Times New Roman" w:hint="eastAsia"/>
            <w:kern w:val="0"/>
            <w:sz w:val="24"/>
            <w14:ligatures w14:val="none"/>
          </w:rPr>
          <w:t>条，对于没有约定具体服务期限的劳动合同，</w:t>
        </w:r>
      </w:ins>
      <w:del w:id="191" w:author="沈靖城 Shen, Linton" w:date="2026-04-02T12:06:00Z">
        <w:r>
          <w:rPr>
            <w:rFonts w:ascii="Times New Roman" w:eastAsia="宋体" w:hAnsi="Times New Roman" w:cs="Times New Roman" w:hint="eastAsia"/>
            <w:kern w:val="0"/>
            <w:sz w:val="24"/>
            <w14:ligatures w14:val="none"/>
          </w:rPr>
          <w:delText>，</w:delText>
        </w:r>
      </w:del>
      <w:del w:id="192" w:author="沈靖城 Shen, Linton" w:date="2026-04-02T12:11:00Z">
        <w:r>
          <w:rPr>
            <w:rFonts w:ascii="Times New Roman" w:eastAsia="宋体" w:hAnsi="Times New Roman" w:cs="Times New Roman" w:hint="eastAsia"/>
            <w:kern w:val="0"/>
            <w:sz w:val="24"/>
            <w14:ligatures w14:val="none"/>
          </w:rPr>
          <w:delText>在此期间内劳资双方均享有单方解除合同的权利</w:delText>
        </w:r>
      </w:del>
      <w:ins w:id="193" w:author="沈靖城 Shen, Linton" w:date="2026-04-02T12:11:00Z">
        <w:r>
          <w:rPr>
            <w:rFonts w:ascii="Times New Roman" w:eastAsia="宋体" w:hAnsi="Times New Roman" w:cs="Times New Roman" w:hint="eastAsia"/>
            <w:kern w:val="0"/>
            <w:sz w:val="24"/>
            <w14:ligatures w14:val="none"/>
          </w:rPr>
          <w:t>有合法理由解除合同的，一方必须提前通知另一方</w:t>
        </w:r>
      </w:ins>
      <w:ins w:id="194" w:author="沈靖城 Shen, Linton" w:date="2026-04-02T12:08:00Z">
        <w:r>
          <w:rPr>
            <w:rFonts w:ascii="Times New Roman" w:eastAsia="宋体" w:hAnsi="Times New Roman" w:cs="Times New Roman" w:hint="eastAsia"/>
            <w:kern w:val="0"/>
            <w:sz w:val="24"/>
            <w14:ligatures w14:val="none"/>
          </w:rPr>
          <w:t>，</w:t>
        </w:r>
      </w:ins>
      <w:del w:id="195" w:author="沈靖城 Shen, Linton" w:date="2026-04-02T12:08:00Z">
        <w:r>
          <w:rPr>
            <w:rFonts w:ascii="Times New Roman" w:eastAsia="宋体" w:hAnsi="Times New Roman" w:cs="Times New Roman"/>
            <w:kern w:val="0"/>
            <w:sz w:val="24"/>
            <w14:ligatures w14:val="none"/>
          </w:rPr>
          <w:delText>。若需解除无固定期限劳动合同，</w:delText>
        </w:r>
      </w:del>
      <w:r>
        <w:rPr>
          <w:rFonts w:ascii="Times New Roman" w:eastAsia="宋体" w:hAnsi="Times New Roman" w:cs="Times New Roman"/>
          <w:kern w:val="0"/>
          <w:sz w:val="24"/>
          <w14:ligatures w14:val="none"/>
        </w:rPr>
        <w:t>月薪员工须至少提前</w:t>
      </w:r>
      <w:r>
        <w:rPr>
          <w:rFonts w:ascii="Times New Roman" w:eastAsia="宋体" w:hAnsi="Times New Roman" w:cs="Times New Roman"/>
          <w:kern w:val="0"/>
          <w:sz w:val="24"/>
          <w14:ligatures w14:val="none"/>
        </w:rPr>
        <w:t>60</w:t>
      </w:r>
      <w:r>
        <w:rPr>
          <w:rFonts w:ascii="Times New Roman" w:eastAsia="宋体" w:hAnsi="Times New Roman" w:cs="Times New Roman"/>
          <w:kern w:val="0"/>
          <w:sz w:val="24"/>
          <w14:ligatures w14:val="none"/>
        </w:rPr>
        <w:t>天收到通知，其他计薪方式员工须提前至少</w:t>
      </w:r>
      <w:r>
        <w:rPr>
          <w:rFonts w:ascii="Times New Roman" w:eastAsia="宋体" w:hAnsi="Times New Roman" w:cs="Times New Roman"/>
          <w:kern w:val="0"/>
          <w:sz w:val="24"/>
          <w14:ligatures w14:val="none"/>
        </w:rPr>
        <w:t>15</w:t>
      </w:r>
      <w:r>
        <w:rPr>
          <w:rFonts w:ascii="Times New Roman" w:eastAsia="宋体" w:hAnsi="Times New Roman" w:cs="Times New Roman"/>
          <w:kern w:val="0"/>
          <w:sz w:val="24"/>
          <w14:ligatures w14:val="none"/>
        </w:rPr>
        <w:t>天。</w:t>
      </w:r>
      <w:ins w:id="196" w:author="沈靖城 Shen, Linton" w:date="2026-04-02T12:08:00Z">
        <w:r>
          <w:rPr>
            <w:rFonts w:ascii="Times New Roman" w:eastAsia="宋体" w:hAnsi="Times New Roman" w:cs="Times New Roman"/>
            <w:kern w:val="0"/>
            <w:sz w:val="24"/>
            <w14:ligatures w14:val="none"/>
          </w:rPr>
          <w:t>如果提出终止合同的一方没有遵守</w:t>
        </w:r>
        <w:r>
          <w:rPr>
            <w:rFonts w:ascii="Times New Roman" w:eastAsia="宋体" w:hAnsi="Times New Roman" w:cs="Times New Roman" w:hint="eastAsia"/>
            <w:kern w:val="0"/>
            <w:sz w:val="24"/>
            <w14:ligatures w14:val="none"/>
          </w:rPr>
          <w:t>该</w:t>
        </w:r>
        <w:r>
          <w:rPr>
            <w:rFonts w:ascii="Times New Roman" w:eastAsia="宋体" w:hAnsi="Times New Roman" w:cs="Times New Roman"/>
            <w:kern w:val="0"/>
            <w:sz w:val="24"/>
            <w14:ligatures w14:val="none"/>
          </w:rPr>
          <w:t>法第</w:t>
        </w:r>
        <w:r>
          <w:rPr>
            <w:rFonts w:ascii="Times New Roman" w:eastAsia="宋体" w:hAnsi="Times New Roman" w:cs="Times New Roman"/>
            <w:kern w:val="0"/>
            <w:sz w:val="24"/>
            <w14:ligatures w14:val="none"/>
          </w:rPr>
          <w:t>75</w:t>
        </w:r>
        <w:r>
          <w:rPr>
            <w:rFonts w:ascii="Times New Roman" w:eastAsia="宋体" w:hAnsi="Times New Roman" w:cs="Times New Roman"/>
            <w:kern w:val="0"/>
            <w:sz w:val="24"/>
            <w14:ligatures w14:val="none"/>
          </w:rPr>
          <w:t>条所述通知限期，必须对另一方予以赔偿，赔偿金额相当于通知限期或者不足天数内雇员的工资，除非合同</w:t>
        </w:r>
        <w:r>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t>另有规定。</w:t>
        </w:r>
      </w:ins>
    </w:p>
    <w:p w14:paraId="5E9985BB" w14:textId="77777777" w:rsidR="007F0642" w:rsidRDefault="00000000">
      <w:pPr>
        <w:widowControl/>
        <w:spacing w:before="100" w:beforeAutospacing="1" w:after="100" w:afterAutospacing="1" w:line="440" w:lineRule="exact"/>
        <w:rPr>
          <w:ins w:id="197" w:author="沈靖城 Shen, Linton" w:date="2026-04-02T12:09:00Z"/>
          <w:rFonts w:ascii="Times New Roman" w:eastAsia="宋体" w:hAnsi="Times New Roman" w:cs="Times New Roman"/>
          <w:kern w:val="0"/>
          <w:sz w:val="24"/>
          <w14:ligatures w14:val="none"/>
        </w:rPr>
      </w:pPr>
      <w:ins w:id="198" w:author="沈靖城 Shen, Linton" w:date="2026-04-02T12:09:00Z">
        <w:r>
          <w:rPr>
            <w:rFonts w:ascii="Times New Roman" w:eastAsia="宋体" w:hAnsi="Times New Roman" w:cs="Times New Roman" w:hint="eastAsia"/>
            <w:kern w:val="0"/>
            <w:sz w:val="24"/>
            <w14:ligatures w14:val="none"/>
          </w:rPr>
          <w:t>根据《沙特劳动法》第</w:t>
        </w:r>
        <w:r>
          <w:rPr>
            <w:rFonts w:ascii="Times New Roman" w:eastAsia="宋体" w:hAnsi="Times New Roman" w:cs="Times New Roman" w:hint="eastAsia"/>
            <w:kern w:val="0"/>
            <w:sz w:val="24"/>
            <w14:ligatures w14:val="none"/>
          </w:rPr>
          <w:t>76</w:t>
        </w:r>
        <w:r>
          <w:rPr>
            <w:rFonts w:ascii="Times New Roman" w:eastAsia="宋体" w:hAnsi="Times New Roman" w:cs="Times New Roman" w:hint="eastAsia"/>
            <w:kern w:val="0"/>
            <w:sz w:val="24"/>
            <w14:ligatures w14:val="none"/>
          </w:rPr>
          <w:t>条，</w:t>
        </w:r>
        <w:r>
          <w:rPr>
            <w:rFonts w:ascii="Times New Roman" w:eastAsia="宋体" w:hAnsi="Times New Roman" w:cs="Times New Roman"/>
            <w:kern w:val="0"/>
            <w:sz w:val="24"/>
            <w14:ligatures w14:val="none"/>
          </w:rPr>
          <w:t>如果一方非法终止合同，因终止合同而受害的另一方有权根据下列事项获得赔偿：</w:t>
        </w:r>
        <w:r>
          <w:rPr>
            <w:rFonts w:ascii="Times New Roman" w:eastAsia="宋体" w:hAnsi="Times New Roman" w:cs="Times New Roman"/>
            <w:kern w:val="0"/>
            <w:sz w:val="24"/>
            <w14:ligatures w14:val="none"/>
          </w:rPr>
          <w:t xml:space="preserve"> </w:t>
        </w:r>
      </w:ins>
    </w:p>
    <w:p w14:paraId="42AC4DB2" w14:textId="77777777" w:rsidR="007F0642" w:rsidRDefault="00000000">
      <w:pPr>
        <w:widowControl/>
        <w:spacing w:before="100" w:beforeAutospacing="1" w:after="100" w:afterAutospacing="1" w:line="440" w:lineRule="exact"/>
        <w:jc w:val="left"/>
        <w:rPr>
          <w:ins w:id="199" w:author="沈靖城 Shen, Linton" w:date="2026-04-02T12:09:00Z"/>
          <w:rFonts w:ascii="Times New Roman" w:eastAsia="宋体" w:hAnsi="Times New Roman" w:cs="Times New Roman"/>
          <w:kern w:val="0"/>
          <w:sz w:val="24"/>
          <w14:ligatures w14:val="none"/>
        </w:rPr>
      </w:pPr>
      <w:ins w:id="200" w:author="沈靖城 Shen, Linton" w:date="2026-04-02T12:09:00Z">
        <w:r>
          <w:rPr>
            <w:rFonts w:ascii="Times New Roman" w:eastAsia="宋体" w:hAnsi="Times New Roman" w:cs="Times New Roman"/>
            <w:kern w:val="0"/>
            <w:sz w:val="24"/>
            <w14:ligatures w14:val="none"/>
          </w:rPr>
          <w:t>（</w:t>
        </w:r>
        <w:r>
          <w:rPr>
            <w:rFonts w:ascii="Times New Roman" w:eastAsia="宋体" w:hAnsi="Times New Roman" w:cs="Times New Roman"/>
            <w:kern w:val="0"/>
            <w:sz w:val="24"/>
            <w14:ligatures w14:val="none"/>
          </w:rPr>
          <w:t>1</w:t>
        </w:r>
        <w:r>
          <w:rPr>
            <w:rFonts w:ascii="Times New Roman" w:eastAsia="宋体" w:hAnsi="Times New Roman" w:cs="Times New Roman"/>
            <w:kern w:val="0"/>
            <w:sz w:val="24"/>
            <w14:ligatures w14:val="none"/>
          </w:rPr>
          <w:t>）如果合同无服务年限，受害的一方</w:t>
        </w:r>
        <w:r>
          <w:rPr>
            <w:rFonts w:ascii="Times New Roman" w:eastAsia="宋体" w:hAnsi="Times New Roman" w:cs="Times New Roman" w:hint="eastAsia"/>
            <w:kern w:val="0"/>
            <w:sz w:val="24"/>
            <w14:ligatures w14:val="none"/>
          </w:rPr>
          <w:t>每工作一年，</w:t>
        </w:r>
        <w:r>
          <w:rPr>
            <w:rFonts w:ascii="Times New Roman" w:eastAsia="宋体" w:hAnsi="Times New Roman" w:cs="Times New Roman"/>
            <w:kern w:val="0"/>
            <w:sz w:val="24"/>
            <w14:ligatures w14:val="none"/>
          </w:rPr>
          <w:t>能</w:t>
        </w:r>
        <w:r>
          <w:rPr>
            <w:rFonts w:ascii="Times New Roman" w:eastAsia="宋体" w:hAnsi="Times New Roman" w:cs="Times New Roman" w:hint="eastAsia"/>
            <w:kern w:val="0"/>
            <w:sz w:val="24"/>
            <w14:ligatures w14:val="none"/>
          </w:rPr>
          <w:t>获得</w:t>
        </w:r>
        <w:r>
          <w:rPr>
            <w:rFonts w:ascii="Times New Roman" w:eastAsia="宋体" w:hAnsi="Times New Roman" w:cs="Times New Roman"/>
            <w:kern w:val="0"/>
            <w:sz w:val="24"/>
            <w14:ligatures w14:val="none"/>
          </w:rPr>
          <w:t>15</w:t>
        </w:r>
        <w:r>
          <w:rPr>
            <w:rFonts w:ascii="Times New Roman" w:eastAsia="宋体" w:hAnsi="Times New Roman" w:cs="Times New Roman"/>
            <w:kern w:val="0"/>
            <w:sz w:val="24"/>
            <w14:ligatures w14:val="none"/>
          </w:rPr>
          <w:t>天工资。</w:t>
        </w:r>
        <w:r>
          <w:rPr>
            <w:rFonts w:ascii="Times New Roman" w:eastAsia="宋体" w:hAnsi="Times New Roman" w:cs="Times New Roman"/>
            <w:kern w:val="0"/>
            <w:sz w:val="24"/>
            <w14:ligatures w14:val="none"/>
          </w:rPr>
          <w:t xml:space="preserve"> </w:t>
        </w:r>
      </w:ins>
    </w:p>
    <w:p w14:paraId="672D7BAE" w14:textId="77777777" w:rsidR="007F0642" w:rsidRDefault="00000000">
      <w:pPr>
        <w:widowControl/>
        <w:spacing w:before="100" w:beforeAutospacing="1" w:after="100" w:afterAutospacing="1" w:line="440" w:lineRule="exact"/>
        <w:jc w:val="left"/>
        <w:rPr>
          <w:ins w:id="201" w:author="沈靖城 Shen, Linton" w:date="2026-04-02T12:09:00Z"/>
          <w:rFonts w:ascii="Times New Roman" w:eastAsia="宋体" w:hAnsi="Times New Roman" w:cs="Times New Roman"/>
          <w:kern w:val="0"/>
          <w:sz w:val="24"/>
          <w14:ligatures w14:val="none"/>
        </w:rPr>
      </w:pPr>
      <w:ins w:id="202" w:author="沈靖城 Shen, Linton" w:date="2026-04-02T12:09:00Z">
        <w:r>
          <w:rPr>
            <w:rFonts w:ascii="Times New Roman" w:eastAsia="宋体" w:hAnsi="Times New Roman" w:cs="Times New Roman"/>
            <w:kern w:val="0"/>
            <w:sz w:val="24"/>
            <w14:ligatures w14:val="none"/>
          </w:rPr>
          <w:t>（</w:t>
        </w:r>
        <w:r>
          <w:rPr>
            <w:rFonts w:ascii="Times New Roman" w:eastAsia="宋体" w:hAnsi="Times New Roman" w:cs="Times New Roman"/>
            <w:kern w:val="0"/>
            <w:sz w:val="24"/>
            <w14:ligatures w14:val="none"/>
          </w:rPr>
          <w:t>2</w:t>
        </w:r>
        <w:r>
          <w:rPr>
            <w:rFonts w:ascii="Times New Roman" w:eastAsia="宋体" w:hAnsi="Times New Roman" w:cs="Times New Roman"/>
            <w:kern w:val="0"/>
            <w:sz w:val="24"/>
            <w14:ligatures w14:val="none"/>
          </w:rPr>
          <w:t>）如果合同有服务年限，受害的一方能获得合同余下期限的工资。</w:t>
        </w:r>
        <w:r>
          <w:rPr>
            <w:rFonts w:ascii="Times New Roman" w:eastAsia="宋体" w:hAnsi="Times New Roman" w:cs="Times New Roman"/>
            <w:kern w:val="0"/>
            <w:sz w:val="24"/>
            <w14:ligatures w14:val="none"/>
          </w:rPr>
          <w:t xml:space="preserve"> </w:t>
        </w:r>
      </w:ins>
    </w:p>
    <w:p w14:paraId="56EEB021" w14:textId="77777777" w:rsidR="007F0642" w:rsidRDefault="00000000">
      <w:pPr>
        <w:widowControl/>
        <w:spacing w:before="100" w:beforeAutospacing="1" w:after="100" w:afterAutospacing="1" w:line="440" w:lineRule="exact"/>
        <w:jc w:val="left"/>
        <w:rPr>
          <w:rFonts w:ascii="Times New Roman" w:eastAsia="宋体" w:hAnsi="Times New Roman" w:cs="Times New Roman"/>
          <w:kern w:val="0"/>
          <w:sz w:val="24"/>
          <w14:ligatures w14:val="none"/>
        </w:rPr>
      </w:pPr>
      <w:ins w:id="203" w:author="沈靖城 Shen, Linton" w:date="2026-04-02T12:09:00Z">
        <w:r>
          <w:rPr>
            <w:rFonts w:ascii="Times New Roman" w:eastAsia="宋体" w:hAnsi="Times New Roman" w:cs="Times New Roman"/>
            <w:kern w:val="0"/>
            <w:sz w:val="24"/>
            <w14:ligatures w14:val="none"/>
          </w:rPr>
          <w:t>（</w:t>
        </w:r>
        <w:r>
          <w:rPr>
            <w:rFonts w:ascii="Times New Roman" w:eastAsia="宋体" w:hAnsi="Times New Roman" w:cs="Times New Roman"/>
            <w:kern w:val="0"/>
            <w:sz w:val="24"/>
            <w14:ligatures w14:val="none"/>
          </w:rPr>
          <w:t>3</w:t>
        </w:r>
        <w:r>
          <w:rPr>
            <w:rFonts w:ascii="Times New Roman" w:eastAsia="宋体" w:hAnsi="Times New Roman" w:cs="Times New Roman"/>
            <w:kern w:val="0"/>
            <w:sz w:val="24"/>
            <w14:ligatures w14:val="none"/>
          </w:rPr>
          <w:t>）本条款（</w:t>
        </w:r>
        <w:r>
          <w:rPr>
            <w:rFonts w:ascii="Times New Roman" w:eastAsia="宋体" w:hAnsi="Times New Roman" w:cs="Times New Roman"/>
            <w:kern w:val="0"/>
            <w:sz w:val="24"/>
            <w14:ligatures w14:val="none"/>
          </w:rPr>
          <w:t>1</w:t>
        </w:r>
        <w:r>
          <w:rPr>
            <w:rFonts w:ascii="Times New Roman" w:eastAsia="宋体" w:hAnsi="Times New Roman" w:cs="Times New Roman"/>
            <w:kern w:val="0"/>
            <w:sz w:val="24"/>
            <w14:ligatures w14:val="none"/>
          </w:rPr>
          <w:t>）和（</w:t>
        </w:r>
        <w:r>
          <w:rPr>
            <w:rFonts w:ascii="Times New Roman" w:eastAsia="宋体" w:hAnsi="Times New Roman" w:cs="Times New Roman"/>
            <w:kern w:val="0"/>
            <w:sz w:val="24"/>
            <w14:ligatures w14:val="none"/>
          </w:rPr>
          <w:t>2</w:t>
        </w:r>
        <w:r>
          <w:rPr>
            <w:rFonts w:ascii="Times New Roman" w:eastAsia="宋体" w:hAnsi="Times New Roman" w:cs="Times New Roman"/>
            <w:kern w:val="0"/>
            <w:sz w:val="24"/>
            <w14:ligatures w14:val="none"/>
          </w:rPr>
          <w:t>）所述罚款不得少于雇员两个月的工资。</w:t>
        </w:r>
      </w:ins>
      <w:del w:id="204" w:author="沈靖城 Shen, Linton" w:date="2026-04-02T12:09:00Z">
        <w:r>
          <w:rPr>
            <w:rFonts w:ascii="Times New Roman" w:eastAsia="宋体" w:hAnsi="Times New Roman" w:cs="Times New Roman"/>
            <w:kern w:val="0"/>
            <w:sz w:val="24"/>
            <w14:ligatures w14:val="none"/>
          </w:rPr>
          <w:delText>违法解除合同需支付通常不少于两个月工资的赔偿金。</w:delText>
        </w:r>
      </w:del>
    </w:p>
    <w:p w14:paraId="1DE7CDBD" w14:textId="77777777" w:rsidR="007F0642" w:rsidRDefault="00000000">
      <w:pPr>
        <w:widowControl/>
        <w:spacing w:before="100" w:beforeAutospacing="1" w:after="100" w:afterAutospacing="1" w:line="440" w:lineRule="exact"/>
        <w:jc w:val="left"/>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Q8</w:t>
      </w:r>
      <w:r>
        <w:rPr>
          <w:rFonts w:ascii="Times New Roman" w:eastAsia="宋体" w:hAnsi="Times New Roman" w:cs="Times New Roman"/>
          <w:b/>
          <w:bCs/>
          <w:kern w:val="0"/>
          <w:sz w:val="24"/>
          <w14:ligatures w14:val="none"/>
        </w:rPr>
        <w:t>：员工的工作时间、加班费及工资发放途径有何合规要求？</w:t>
      </w:r>
      <w:r>
        <w:rPr>
          <w:rFonts w:ascii="Times New Roman" w:eastAsia="宋体" w:hAnsi="Times New Roman" w:cs="Times New Roman"/>
          <w:kern w:val="0"/>
          <w:sz w:val="24"/>
          <w14:ligatures w14:val="none"/>
        </w:rPr>
        <w:t xml:space="preserve"> </w:t>
      </w:r>
    </w:p>
    <w:p w14:paraId="60CC86C7" w14:textId="77777777" w:rsidR="007F0642" w:rsidRDefault="00000000">
      <w:pPr>
        <w:widowControl/>
        <w:spacing w:before="100" w:beforeAutospacing="1" w:after="100" w:afterAutospacing="1" w:line="440" w:lineRule="exact"/>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A</w:t>
      </w:r>
      <w:r>
        <w:rPr>
          <w:rFonts w:ascii="Times New Roman" w:eastAsia="宋体" w:hAnsi="Times New Roman" w:cs="Times New Roman"/>
          <w:b/>
          <w:bCs/>
          <w:kern w:val="0"/>
          <w:sz w:val="24"/>
          <w14:ligatures w14:val="none"/>
        </w:rPr>
        <w:t>：</w:t>
      </w:r>
      <w:r>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t>标准工作时间为每日不超过</w:t>
      </w:r>
      <w:r>
        <w:rPr>
          <w:rFonts w:ascii="Times New Roman" w:eastAsia="宋体" w:hAnsi="Times New Roman" w:cs="Times New Roman"/>
          <w:kern w:val="0"/>
          <w:sz w:val="24"/>
          <w14:ligatures w14:val="none"/>
        </w:rPr>
        <w:t>8</w:t>
      </w:r>
      <w:r>
        <w:rPr>
          <w:rFonts w:ascii="Times New Roman" w:eastAsia="宋体" w:hAnsi="Times New Roman" w:cs="Times New Roman"/>
          <w:kern w:val="0"/>
          <w:sz w:val="24"/>
          <w14:ligatures w14:val="none"/>
        </w:rPr>
        <w:t>小时或每周</w:t>
      </w:r>
      <w:r>
        <w:rPr>
          <w:rFonts w:ascii="Times New Roman" w:eastAsia="宋体" w:hAnsi="Times New Roman" w:cs="Times New Roman"/>
          <w:kern w:val="0"/>
          <w:sz w:val="24"/>
          <w14:ligatures w14:val="none"/>
        </w:rPr>
        <w:t>48</w:t>
      </w:r>
      <w:r>
        <w:rPr>
          <w:rFonts w:ascii="Times New Roman" w:eastAsia="宋体" w:hAnsi="Times New Roman" w:cs="Times New Roman"/>
          <w:kern w:val="0"/>
          <w:sz w:val="24"/>
          <w14:ligatures w14:val="none"/>
        </w:rPr>
        <w:t>小时，斋月期间缩短至每日</w:t>
      </w:r>
      <w:r>
        <w:rPr>
          <w:rFonts w:ascii="Times New Roman" w:eastAsia="宋体" w:hAnsi="Times New Roman" w:cs="Times New Roman"/>
          <w:kern w:val="0"/>
          <w:sz w:val="24"/>
          <w14:ligatures w14:val="none"/>
        </w:rPr>
        <w:t>6</w:t>
      </w:r>
      <w:r>
        <w:rPr>
          <w:rFonts w:ascii="Times New Roman" w:eastAsia="宋体" w:hAnsi="Times New Roman" w:cs="Times New Roman"/>
          <w:kern w:val="0"/>
          <w:sz w:val="24"/>
          <w14:ligatures w14:val="none"/>
        </w:rPr>
        <w:t>小时；加班工资需按照基本工资的</w:t>
      </w:r>
      <w:r>
        <w:rPr>
          <w:rFonts w:ascii="Times New Roman" w:eastAsia="宋体" w:hAnsi="Times New Roman" w:cs="Times New Roman"/>
          <w:kern w:val="0"/>
          <w:sz w:val="24"/>
          <w14:ligatures w14:val="none"/>
        </w:rPr>
        <w:t>1.5</w:t>
      </w:r>
      <w:r>
        <w:rPr>
          <w:rFonts w:ascii="Times New Roman" w:eastAsia="宋体" w:hAnsi="Times New Roman" w:cs="Times New Roman"/>
          <w:kern w:val="0"/>
          <w:sz w:val="24"/>
          <w14:ligatures w14:val="none"/>
        </w:rPr>
        <w:t>倍核算。在薪资发放方面，雇主必须通过银行账户按月全额发放，并强制要求通过工资保护系统（</w:t>
      </w:r>
      <w:proofErr w:type="spellStart"/>
      <w:r>
        <w:rPr>
          <w:rFonts w:ascii="Times New Roman" w:eastAsia="宋体" w:hAnsi="Times New Roman" w:cs="Times New Roman"/>
          <w:kern w:val="0"/>
          <w:sz w:val="24"/>
          <w14:ligatures w14:val="none"/>
        </w:rPr>
        <w:t>Mudad</w:t>
      </w:r>
      <w:proofErr w:type="spellEnd"/>
      <w:r>
        <w:rPr>
          <w:rFonts w:ascii="Times New Roman" w:eastAsia="宋体" w:hAnsi="Times New Roman" w:cs="Times New Roman"/>
          <w:kern w:val="0"/>
          <w:sz w:val="24"/>
          <w14:ligatures w14:val="none"/>
        </w:rPr>
        <w:t>）上传完整的工资支付记录以生成合规证书。</w:t>
      </w:r>
    </w:p>
    <w:p w14:paraId="215B6633" w14:textId="77777777" w:rsidR="007F0642" w:rsidRDefault="00000000">
      <w:pPr>
        <w:widowControl/>
        <w:spacing w:before="100" w:beforeAutospacing="1" w:after="100" w:afterAutospacing="1" w:line="440" w:lineRule="exact"/>
        <w:jc w:val="left"/>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lastRenderedPageBreak/>
        <w:t>Q9</w:t>
      </w:r>
      <w:r>
        <w:rPr>
          <w:rFonts w:ascii="Times New Roman" w:eastAsia="宋体" w:hAnsi="Times New Roman" w:cs="Times New Roman"/>
          <w:b/>
          <w:bCs/>
          <w:kern w:val="0"/>
          <w:sz w:val="24"/>
          <w14:ligatures w14:val="none"/>
        </w:rPr>
        <w:t>：企业需要为员工承担哪些社会保险缴纳义务？</w:t>
      </w:r>
      <w:r>
        <w:rPr>
          <w:rFonts w:ascii="Times New Roman" w:eastAsia="宋体" w:hAnsi="Times New Roman" w:cs="Times New Roman"/>
          <w:kern w:val="0"/>
          <w:sz w:val="24"/>
          <w14:ligatures w14:val="none"/>
        </w:rPr>
        <w:t xml:space="preserve"> </w:t>
      </w:r>
    </w:p>
    <w:p w14:paraId="4A6C6734" w14:textId="77777777" w:rsidR="007F0642" w:rsidRDefault="00000000">
      <w:pPr>
        <w:widowControl/>
        <w:spacing w:before="100" w:beforeAutospacing="1" w:after="100" w:afterAutospacing="1" w:line="440" w:lineRule="exact"/>
        <w:rPr>
          <w:ins w:id="205" w:author="沈靖城 Shen, Linton" w:date="2026-04-02T14:58:00Z" w16du:dateUtc="2026-04-02T06:58:00Z"/>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A</w:t>
      </w:r>
      <w:r>
        <w:rPr>
          <w:rFonts w:ascii="Times New Roman" w:eastAsia="宋体" w:hAnsi="Times New Roman" w:cs="Times New Roman"/>
          <w:b/>
          <w:bCs/>
          <w:kern w:val="0"/>
          <w:sz w:val="24"/>
          <w14:ligatures w14:val="none"/>
        </w:rPr>
        <w:t>：</w:t>
      </w:r>
      <w:r>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t>企业必须按月向社会保险总局（</w:t>
      </w:r>
      <w:r>
        <w:rPr>
          <w:rFonts w:ascii="Times New Roman" w:eastAsia="宋体" w:hAnsi="Times New Roman" w:cs="Times New Roman"/>
          <w:kern w:val="0"/>
          <w:sz w:val="24"/>
          <w14:ligatures w14:val="none"/>
        </w:rPr>
        <w:t>GOSI</w:t>
      </w:r>
      <w:r>
        <w:rPr>
          <w:rFonts w:ascii="Times New Roman" w:eastAsia="宋体" w:hAnsi="Times New Roman" w:cs="Times New Roman"/>
          <w:kern w:val="0"/>
          <w:sz w:val="24"/>
          <w14:ligatures w14:val="none"/>
        </w:rPr>
        <w:t>）系统为所有员工缴纳社保。对于沙特籍员工，社保总费率约为</w:t>
      </w:r>
      <w:r>
        <w:rPr>
          <w:rFonts w:ascii="Times New Roman" w:eastAsia="宋体" w:hAnsi="Times New Roman" w:cs="Times New Roman"/>
          <w:kern w:val="0"/>
          <w:sz w:val="24"/>
          <w14:ligatures w14:val="none"/>
        </w:rPr>
        <w:t>22%</w:t>
      </w:r>
      <w:r>
        <w:rPr>
          <w:rFonts w:ascii="Times New Roman" w:eastAsia="宋体" w:hAnsi="Times New Roman" w:cs="Times New Roman"/>
          <w:kern w:val="0"/>
          <w:sz w:val="24"/>
          <w14:ligatures w14:val="none"/>
        </w:rPr>
        <w:t>（雇主承担</w:t>
      </w:r>
      <w:r>
        <w:rPr>
          <w:rFonts w:ascii="Times New Roman" w:eastAsia="宋体" w:hAnsi="Times New Roman" w:cs="Times New Roman"/>
          <w:kern w:val="0"/>
          <w:sz w:val="24"/>
          <w14:ligatures w14:val="none"/>
        </w:rPr>
        <w:t>12%</w:t>
      </w:r>
      <w:r>
        <w:rPr>
          <w:rFonts w:ascii="Times New Roman" w:eastAsia="宋体" w:hAnsi="Times New Roman" w:cs="Times New Roman"/>
          <w:kern w:val="0"/>
          <w:sz w:val="24"/>
          <w14:ligatures w14:val="none"/>
        </w:rPr>
        <w:t>，员工个人承担</w:t>
      </w:r>
      <w:r>
        <w:rPr>
          <w:rFonts w:ascii="Times New Roman" w:eastAsia="宋体" w:hAnsi="Times New Roman" w:cs="Times New Roman"/>
          <w:kern w:val="0"/>
          <w:sz w:val="24"/>
          <w14:ligatures w14:val="none"/>
        </w:rPr>
        <w:t>10%</w:t>
      </w:r>
      <w:r>
        <w:rPr>
          <w:rFonts w:ascii="Times New Roman" w:eastAsia="宋体" w:hAnsi="Times New Roman" w:cs="Times New Roman"/>
          <w:kern w:val="0"/>
          <w:sz w:val="24"/>
          <w14:ligatures w14:val="none"/>
        </w:rPr>
        <w:t>）。对于外籍员工，则仅需缴纳费率为</w:t>
      </w:r>
      <w:r>
        <w:rPr>
          <w:rFonts w:ascii="Times New Roman" w:eastAsia="宋体" w:hAnsi="Times New Roman" w:cs="Times New Roman"/>
          <w:kern w:val="0"/>
          <w:sz w:val="24"/>
          <w14:ligatures w14:val="none"/>
        </w:rPr>
        <w:t>2%</w:t>
      </w:r>
      <w:r>
        <w:rPr>
          <w:rFonts w:ascii="Times New Roman" w:eastAsia="宋体" w:hAnsi="Times New Roman" w:cs="Times New Roman"/>
          <w:kern w:val="0"/>
          <w:sz w:val="24"/>
          <w14:ligatures w14:val="none"/>
        </w:rPr>
        <w:t>的职业伤害保险，由雇主全额承担。逾期或欠缴社保费将直接导致行政罚款及签证拒签。</w:t>
      </w:r>
    </w:p>
    <w:p w14:paraId="51B2B853" w14:textId="77777777" w:rsidR="00177E00" w:rsidRDefault="00177E00">
      <w:pPr>
        <w:widowControl/>
        <w:spacing w:before="100" w:beforeAutospacing="1" w:after="100" w:afterAutospacing="1" w:line="440" w:lineRule="exact"/>
        <w:rPr>
          <w:rFonts w:ascii="Times New Roman" w:eastAsia="宋体" w:hAnsi="Times New Roman" w:cs="Times New Roman" w:hint="eastAsia"/>
          <w:kern w:val="0"/>
          <w:sz w:val="24"/>
          <w14:ligatures w14:val="none"/>
        </w:rPr>
      </w:pPr>
    </w:p>
    <w:p w14:paraId="3BC003F7" w14:textId="77777777" w:rsidR="007F0642" w:rsidRDefault="00000000">
      <w:pPr>
        <w:widowControl/>
        <w:spacing w:before="100" w:beforeAutospacing="1" w:after="100" w:afterAutospacing="1" w:line="440" w:lineRule="exact"/>
        <w:jc w:val="left"/>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Q10</w:t>
      </w:r>
      <w:r>
        <w:rPr>
          <w:rFonts w:ascii="Times New Roman" w:eastAsia="宋体" w:hAnsi="Times New Roman" w:cs="Times New Roman"/>
          <w:b/>
          <w:bCs/>
          <w:kern w:val="0"/>
          <w:sz w:val="24"/>
          <w14:ligatures w14:val="none"/>
        </w:rPr>
        <w:t>：沙特的</w:t>
      </w:r>
      <w:proofErr w:type="spellStart"/>
      <w:r>
        <w:rPr>
          <w:rFonts w:ascii="Times New Roman" w:eastAsia="宋体" w:hAnsi="Times New Roman" w:cs="Times New Roman"/>
          <w:b/>
          <w:bCs/>
          <w:kern w:val="0"/>
          <w:sz w:val="24"/>
          <w14:ligatures w14:val="none"/>
        </w:rPr>
        <w:t>Nitaqat</w:t>
      </w:r>
      <w:proofErr w:type="spellEnd"/>
      <w:r>
        <w:rPr>
          <w:rFonts w:ascii="Times New Roman" w:eastAsia="宋体" w:hAnsi="Times New Roman" w:cs="Times New Roman"/>
          <w:b/>
          <w:bCs/>
          <w:kern w:val="0"/>
          <w:sz w:val="24"/>
          <w14:ligatures w14:val="none"/>
        </w:rPr>
        <w:t>（本地化用工）计划如何影响企业运营及签证申请？</w:t>
      </w:r>
      <w:r>
        <w:rPr>
          <w:rFonts w:ascii="Times New Roman" w:eastAsia="宋体" w:hAnsi="Times New Roman" w:cs="Times New Roman"/>
          <w:kern w:val="0"/>
          <w:sz w:val="24"/>
          <w14:ligatures w14:val="none"/>
        </w:rPr>
        <w:t xml:space="preserve"> </w:t>
      </w:r>
    </w:p>
    <w:p w14:paraId="5064FEE9" w14:textId="77777777" w:rsidR="007F0642" w:rsidRDefault="00000000">
      <w:pPr>
        <w:widowControl/>
        <w:spacing w:before="100" w:beforeAutospacing="1" w:after="100" w:afterAutospacing="1" w:line="440" w:lineRule="exact"/>
        <w:rPr>
          <w:ins w:id="206" w:author="戚薇 Qi, Wei" w:date="2026-04-02T13:44:00Z"/>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A</w:t>
      </w:r>
      <w:r>
        <w:rPr>
          <w:rFonts w:ascii="Times New Roman" w:eastAsia="宋体" w:hAnsi="Times New Roman" w:cs="Times New Roman"/>
          <w:b/>
          <w:bCs/>
          <w:kern w:val="0"/>
          <w:sz w:val="24"/>
          <w14:ligatures w14:val="none"/>
        </w:rPr>
        <w:t>：</w:t>
      </w:r>
      <w:r>
        <w:rPr>
          <w:rFonts w:ascii="Times New Roman" w:eastAsia="宋体" w:hAnsi="Times New Roman" w:cs="Times New Roman"/>
          <w:kern w:val="0"/>
          <w:sz w:val="24"/>
          <w14:ligatures w14:val="none"/>
        </w:rPr>
        <w:t xml:space="preserve"> </w:t>
      </w:r>
      <w:proofErr w:type="spellStart"/>
      <w:r>
        <w:rPr>
          <w:rFonts w:ascii="Times New Roman" w:eastAsia="宋体" w:hAnsi="Times New Roman" w:cs="Times New Roman"/>
          <w:kern w:val="0"/>
          <w:sz w:val="24"/>
          <w14:ligatures w14:val="none"/>
        </w:rPr>
        <w:t>Nitaqat</w:t>
      </w:r>
      <w:proofErr w:type="spellEnd"/>
      <w:r>
        <w:rPr>
          <w:rFonts w:ascii="Times New Roman" w:eastAsia="宋体" w:hAnsi="Times New Roman" w:cs="Times New Roman"/>
          <w:kern w:val="0"/>
          <w:sz w:val="24"/>
          <w14:ligatures w14:val="none"/>
        </w:rPr>
        <w:t>计划将企业划分为白金、高绿、中绿、低绿及红色等不同等级。</w:t>
      </w:r>
      <w:r>
        <w:rPr>
          <w:rFonts w:ascii="Times New Roman" w:eastAsia="宋体" w:hAnsi="Times New Roman" w:cs="Times New Roman" w:hint="eastAsia"/>
          <w:kern w:val="0"/>
          <w:sz w:val="24"/>
          <w14:ligatures w14:val="none"/>
        </w:rPr>
        <w:t>企业沙特籍员工比例越高，评级越高。</w:t>
      </w:r>
      <w:ins w:id="207" w:author="戚薇 Qi, Wei" w:date="2026-04-02T13:43:00Z">
        <w:r>
          <w:rPr>
            <w:rFonts w:ascii="Times New Roman" w:eastAsia="宋体" w:hAnsi="Times New Roman" w:cs="Times New Roman" w:hint="eastAsia"/>
            <w:kern w:val="0"/>
            <w:sz w:val="24"/>
            <w14:ligatures w14:val="none"/>
          </w:rPr>
          <w:t>不同等级的企业</w:t>
        </w:r>
      </w:ins>
      <w:ins w:id="208" w:author="戚薇 Qi, Wei" w:date="2026-04-02T13:44:00Z">
        <w:r>
          <w:rPr>
            <w:rFonts w:ascii="Times New Roman" w:eastAsia="宋体" w:hAnsi="Times New Roman" w:cs="Times New Roman" w:hint="eastAsia"/>
            <w:kern w:val="0"/>
            <w:sz w:val="24"/>
            <w14:ligatures w14:val="none"/>
          </w:rPr>
          <w:t>享有的政策待遇也不同</w:t>
        </w:r>
      </w:ins>
      <w:ins w:id="209" w:author="戚薇 Qi, Wei" w:date="2026-04-02T13:45:00Z">
        <w:r>
          <w:rPr>
            <w:rFonts w:ascii="Times New Roman" w:eastAsia="宋体" w:hAnsi="Times New Roman" w:cs="Times New Roman" w:hint="eastAsia"/>
            <w:kern w:val="0"/>
            <w:sz w:val="24"/>
            <w14:ligatures w14:val="none"/>
          </w:rPr>
          <w:t>。</w:t>
        </w:r>
      </w:ins>
    </w:p>
    <w:p w14:paraId="4D9404DD" w14:textId="77777777" w:rsidR="007F0642" w:rsidRDefault="00000000">
      <w:pPr>
        <w:widowControl/>
        <w:spacing w:before="100" w:beforeAutospacing="1" w:after="100" w:afterAutospacing="1" w:line="440" w:lineRule="exact"/>
        <w:ind w:firstLineChars="200" w:firstLine="480"/>
        <w:rPr>
          <w:ins w:id="210" w:author="戚薇 Qi, Wei" w:date="2026-04-02T13:46:00Z"/>
          <w:rFonts w:ascii="Times New Roman" w:eastAsia="宋体" w:hAnsi="Times New Roman" w:cs="Times New Roman"/>
          <w:kern w:val="0"/>
          <w:sz w:val="24"/>
          <w14:ligatures w14:val="none"/>
        </w:rPr>
      </w:pPr>
      <w:ins w:id="211" w:author="戚薇 Qi, Wei" w:date="2026-04-02T13:44:00Z">
        <w:r>
          <w:rPr>
            <w:rFonts w:ascii="Times New Roman" w:eastAsia="宋体" w:hAnsi="Times New Roman" w:cs="Times New Roman" w:hint="eastAsia"/>
            <w:kern w:val="0"/>
            <w:sz w:val="24"/>
            <w14:ligatures w14:val="none"/>
          </w:rPr>
          <w:t>例如，</w:t>
        </w:r>
      </w:ins>
      <w:ins w:id="212" w:author="戚薇 Qi, Wei" w:date="2026-04-02T14:00:00Z">
        <w:r>
          <w:rPr>
            <w:rFonts w:ascii="Times New Roman" w:eastAsia="宋体" w:hAnsi="Times New Roman" w:cs="Times New Roman" w:hint="eastAsia"/>
            <w:kern w:val="0"/>
            <w:sz w:val="24"/>
            <w14:ligatures w14:val="none"/>
          </w:rPr>
          <w:t>处于中绿及以上等级的企业可以为外籍员工续签工作许可、申请新的永久工作签证、将员工调动到不同部门，以及更改员工的职业分类。处于红色</w:t>
        </w:r>
        <w:r>
          <w:rPr>
            <w:rFonts w:ascii="Times New Roman" w:eastAsia="宋体" w:hAnsi="Times New Roman" w:cs="Times New Roman" w:hint="eastAsia"/>
            <w:kern w:val="0"/>
            <w:sz w:val="24"/>
            <w14:ligatures w14:val="none"/>
          </w:rPr>
          <w:t xml:space="preserve"> </w:t>
        </w:r>
        <w:proofErr w:type="spellStart"/>
        <w:r>
          <w:rPr>
            <w:rFonts w:ascii="Times New Roman" w:eastAsia="宋体" w:hAnsi="Times New Roman" w:cs="Times New Roman" w:hint="eastAsia"/>
            <w:kern w:val="0"/>
            <w:sz w:val="24"/>
            <w14:ligatures w14:val="none"/>
          </w:rPr>
          <w:t>Nitaqat</w:t>
        </w:r>
        <w:proofErr w:type="spellEnd"/>
        <w:r>
          <w:rPr>
            <w:rFonts w:ascii="Times New Roman" w:eastAsia="宋体" w:hAnsi="Times New Roman" w:cs="Times New Roman" w:hint="eastAsia"/>
            <w:kern w:val="0"/>
            <w:sz w:val="24"/>
            <w14:ligatures w14:val="none"/>
          </w:rPr>
          <w:t>等级的企业无法申请新签证、使用转移签证、续签工作许可或为其新分支机构或设施开设新档案。一般而言，处于红色</w:t>
        </w:r>
        <w:r>
          <w:rPr>
            <w:rFonts w:ascii="Times New Roman" w:eastAsia="宋体" w:hAnsi="Times New Roman" w:cs="Times New Roman" w:hint="eastAsia"/>
            <w:kern w:val="0"/>
            <w:sz w:val="24"/>
            <w14:ligatures w14:val="none"/>
          </w:rPr>
          <w:t xml:space="preserve"> </w:t>
        </w:r>
        <w:proofErr w:type="spellStart"/>
        <w:r>
          <w:rPr>
            <w:rFonts w:ascii="Times New Roman" w:eastAsia="宋体" w:hAnsi="Times New Roman" w:cs="Times New Roman" w:hint="eastAsia"/>
            <w:kern w:val="0"/>
            <w:sz w:val="24"/>
            <w14:ligatures w14:val="none"/>
          </w:rPr>
          <w:t>Nitaqat</w:t>
        </w:r>
        <w:proofErr w:type="spellEnd"/>
        <w:r>
          <w:rPr>
            <w:rFonts w:ascii="Times New Roman" w:eastAsia="宋体" w:hAnsi="Times New Roman" w:cs="Times New Roman" w:hint="eastAsia"/>
            <w:kern w:val="0"/>
            <w:sz w:val="24"/>
            <w14:ligatures w14:val="none"/>
          </w:rPr>
          <w:t>等级的企业将无法获得人力资源部的服务。</w:t>
        </w:r>
      </w:ins>
      <w:ins w:id="213" w:author="戚薇 Qi, Wei" w:date="2026-04-02T14:05:00Z">
        <w:r>
          <w:rPr>
            <w:rStyle w:val="ae"/>
            <w:rFonts w:ascii="Times New Roman" w:eastAsia="宋体" w:hAnsi="Times New Roman" w:cs="Times New Roman" w:hint="eastAsia"/>
            <w:kern w:val="0"/>
            <w:sz w:val="24"/>
            <w14:ligatures w14:val="none"/>
          </w:rPr>
          <w:footnoteReference w:id="18"/>
        </w:r>
      </w:ins>
      <w:del w:id="215" w:author="戚薇 Qi, Wei" w:date="2026-04-02T14:00:00Z">
        <w:r>
          <w:rPr>
            <w:rFonts w:ascii="Times New Roman" w:eastAsia="宋体" w:hAnsi="Times New Roman" w:cs="Times New Roman"/>
            <w:kern w:val="0"/>
            <w:sz w:val="24"/>
            <w14:ligatures w14:val="none"/>
          </w:rPr>
          <w:delText>仅达到</w:delText>
        </w:r>
        <w:r>
          <w:rPr>
            <w:rFonts w:ascii="Times New Roman" w:eastAsia="宋体" w:hAnsi="Times New Roman" w:cs="Times New Roman"/>
            <w:kern w:val="0"/>
            <w:sz w:val="24"/>
            <w14:ligatures w14:val="none"/>
          </w:rPr>
          <w:delText>“</w:delText>
        </w:r>
        <w:r>
          <w:rPr>
            <w:rFonts w:ascii="Times New Roman" w:eastAsia="宋体" w:hAnsi="Times New Roman" w:cs="Times New Roman"/>
            <w:kern w:val="0"/>
            <w:sz w:val="24"/>
            <w14:ligatures w14:val="none"/>
          </w:rPr>
          <w:delText>高绿</w:delText>
        </w:r>
        <w:r>
          <w:rPr>
            <w:rFonts w:ascii="Times New Roman" w:eastAsia="宋体" w:hAnsi="Times New Roman" w:cs="Times New Roman"/>
            <w:kern w:val="0"/>
            <w:sz w:val="24"/>
            <w14:ligatures w14:val="none"/>
          </w:rPr>
          <w:delText>”</w:delText>
        </w:r>
        <w:r>
          <w:rPr>
            <w:rFonts w:ascii="Times New Roman" w:eastAsia="宋体" w:hAnsi="Times New Roman" w:cs="Times New Roman"/>
            <w:kern w:val="0"/>
            <w:sz w:val="24"/>
            <w14:ligatures w14:val="none"/>
          </w:rPr>
          <w:delText>及以上等级的企业才能灵活发放新签证及转岗</w:delText>
        </w:r>
      </w:del>
      <w:del w:id="216" w:author="戚薇 Qi, Wei" w:date="2026-04-02T13:44:00Z">
        <w:r>
          <w:rPr>
            <w:rFonts w:ascii="Times New Roman" w:eastAsia="宋体" w:hAnsi="Times New Roman" w:cs="Times New Roman"/>
            <w:kern w:val="0"/>
            <w:sz w:val="24"/>
            <w14:ligatures w14:val="none"/>
          </w:rPr>
          <w:delText>，</w:delText>
        </w:r>
      </w:del>
    </w:p>
    <w:p w14:paraId="428B726B" w14:textId="77777777" w:rsidR="007F0642" w:rsidRDefault="00000000">
      <w:pPr>
        <w:widowControl/>
        <w:spacing w:before="100" w:beforeAutospacing="1" w:after="100" w:afterAutospacing="1" w:line="440" w:lineRule="exact"/>
        <w:ind w:firstLineChars="200" w:firstLine="480"/>
        <w:rPr>
          <w:ins w:id="217" w:author="戚薇 Qi, Wei" w:date="2026-04-02T13:46:00Z"/>
          <w:rFonts w:ascii="Times New Roman" w:eastAsia="宋体" w:hAnsi="Times New Roman" w:cs="Times New Roman"/>
          <w:kern w:val="0"/>
          <w:sz w:val="24"/>
          <w14:ligatures w14:val="none"/>
        </w:rPr>
      </w:pPr>
      <w:ins w:id="218" w:author="戚薇 Qi, Wei" w:date="2026-04-02T13:43:00Z">
        <w:r>
          <w:rPr>
            <w:rFonts w:ascii="Times New Roman" w:eastAsia="宋体" w:hAnsi="Times New Roman" w:cs="Times New Roman" w:hint="eastAsia"/>
            <w:kern w:val="0"/>
            <w:sz w:val="24"/>
            <w14:ligatures w14:val="none"/>
          </w:rPr>
          <w:t>在工程承包领域，</w:t>
        </w:r>
      </w:ins>
      <w:del w:id="219" w:author="戚薇 Qi, Wei" w:date="2026-04-02T13:43:00Z">
        <w:r>
          <w:rPr>
            <w:rFonts w:ascii="Times New Roman" w:eastAsia="宋体" w:hAnsi="Times New Roman" w:cs="Times New Roman"/>
            <w:kern w:val="0"/>
            <w:sz w:val="24"/>
            <w14:ligatures w14:val="none"/>
          </w:rPr>
          <w:delText>且</w:delText>
        </w:r>
      </w:del>
      <w:r>
        <w:rPr>
          <w:rFonts w:ascii="Times New Roman" w:eastAsia="宋体" w:hAnsi="Times New Roman" w:cs="Times New Roman"/>
          <w:kern w:val="0"/>
          <w:sz w:val="24"/>
          <w14:ligatures w14:val="none"/>
        </w:rPr>
        <w:t>承包商在投标大型政府项目时需连续三个月维持高绿以上等级。红色等级企业将面临严厉制裁，包括被禁止参与政府招标及无法获得或续签工作签证。</w:t>
      </w:r>
      <w:r>
        <w:rPr>
          <w:rStyle w:val="ae"/>
          <w:rFonts w:ascii="Times New Roman" w:eastAsia="宋体" w:hAnsi="Times New Roman" w:cs="Times New Roman"/>
          <w:kern w:val="0"/>
          <w:sz w:val="24"/>
          <w14:ligatures w14:val="none"/>
        </w:rPr>
        <w:footnoteReference w:id="19"/>
      </w:r>
    </w:p>
    <w:p w14:paraId="7AB14E6E" w14:textId="77777777" w:rsidR="007F0642" w:rsidRDefault="007F0642">
      <w:pPr>
        <w:widowControl/>
        <w:spacing w:before="100" w:beforeAutospacing="1" w:after="100" w:afterAutospacing="1" w:line="440" w:lineRule="exact"/>
        <w:ind w:firstLineChars="200" w:firstLine="480"/>
        <w:rPr>
          <w:ins w:id="221" w:author="沈靖城 Shen, Linton" w:date="2026-04-02T12:30:00Z"/>
          <w:del w:id="222" w:author="戚薇 Qi, Wei" w:date="2026-04-02T13:46:00Z"/>
          <w:rFonts w:ascii="Times New Roman" w:eastAsia="宋体" w:hAnsi="Times New Roman" w:cs="Times New Roman"/>
          <w:kern w:val="0"/>
          <w:sz w:val="24"/>
          <w14:ligatures w14:val="none"/>
        </w:rPr>
      </w:pPr>
    </w:p>
    <w:p w14:paraId="7F1AD0D0" w14:textId="77777777" w:rsidR="007F0642" w:rsidRDefault="00000000">
      <w:pPr>
        <w:widowControl/>
        <w:spacing w:before="100" w:beforeAutospacing="1" w:after="100" w:afterAutospacing="1" w:line="440" w:lineRule="exact"/>
        <w:ind w:firstLineChars="200" w:firstLine="480"/>
        <w:rPr>
          <w:ins w:id="223" w:author="戚薇 Qi, Wei" w:date="2026-04-02T13:48:00Z"/>
          <w:rFonts w:ascii="Times New Roman" w:eastAsia="宋体" w:hAnsi="Times New Roman" w:cs="Times New Roman"/>
          <w:kern w:val="0"/>
          <w:sz w:val="24"/>
          <w14:ligatures w14:val="none"/>
        </w:rPr>
      </w:pPr>
      <w:ins w:id="224" w:author="戚薇 Qi, Wei" w:date="2026-04-02T13:48:00Z">
        <w:r>
          <w:rPr>
            <w:rFonts w:ascii="Times New Roman" w:eastAsia="宋体" w:hAnsi="Times New Roman" w:cs="Times New Roman" w:hint="eastAsia"/>
            <w:kern w:val="0"/>
            <w:sz w:val="24"/>
            <w14:ligatures w14:val="none"/>
          </w:rPr>
          <w:t>除了企业的整体评级，沙特还对特定职业设定了强制的沙特化比例。</w:t>
        </w:r>
      </w:ins>
    </w:p>
    <w:p w14:paraId="42C9A955" w14:textId="77777777" w:rsidR="007F0642" w:rsidRDefault="00000000">
      <w:pPr>
        <w:widowControl/>
        <w:spacing w:before="100" w:beforeAutospacing="1" w:after="100" w:afterAutospacing="1" w:line="440" w:lineRule="exact"/>
        <w:ind w:firstLineChars="200" w:firstLine="480"/>
        <w:rPr>
          <w:ins w:id="225" w:author="戚薇 Qi, Wei" w:date="2026-04-02T13:46:00Z"/>
          <w:rFonts w:ascii="Times New Roman" w:eastAsia="宋体" w:hAnsi="Times New Roman" w:cs="Times New Roman"/>
          <w:kern w:val="0"/>
          <w:sz w:val="24"/>
          <w14:ligatures w14:val="none"/>
        </w:rPr>
      </w:pPr>
      <w:ins w:id="226" w:author="沈靖城 Shen, Linton" w:date="2026-04-02T12:30:00Z">
        <w:del w:id="227" w:author="戚薇 Qi, Wei" w:date="2026-04-02T13:48:00Z">
          <w:r>
            <w:rPr>
              <w:rFonts w:ascii="Times New Roman" w:eastAsia="宋体" w:hAnsi="Times New Roman" w:cs="Times New Roman" w:hint="eastAsia"/>
              <w:kern w:val="0"/>
              <w:sz w:val="24"/>
              <w14:ligatures w14:val="none"/>
            </w:rPr>
            <w:delText>此外，沙特有员工沙化</w:delText>
          </w:r>
        </w:del>
      </w:ins>
      <w:ins w:id="228" w:author="沈靖城 Shen, Linton" w:date="2026-04-02T12:31:00Z">
        <w:del w:id="229" w:author="戚薇 Qi, Wei" w:date="2026-04-02T13:48:00Z">
          <w:r>
            <w:rPr>
              <w:rFonts w:ascii="Times New Roman" w:eastAsia="宋体" w:hAnsi="Times New Roman" w:cs="Times New Roman" w:hint="eastAsia"/>
              <w:kern w:val="0"/>
              <w:sz w:val="24"/>
              <w14:ligatures w14:val="none"/>
            </w:rPr>
            <w:delText>的要求，</w:delText>
          </w:r>
        </w:del>
        <w:r>
          <w:rPr>
            <w:rFonts w:ascii="Times New Roman" w:eastAsia="宋体" w:hAnsi="Times New Roman" w:cs="Times New Roman" w:hint="eastAsia"/>
            <w:kern w:val="0"/>
            <w:sz w:val="24"/>
            <w14:ligatures w14:val="none"/>
          </w:rPr>
          <w:t>例如</w:t>
        </w:r>
      </w:ins>
      <w:ins w:id="230" w:author="沈靖城 Shen, Linton" w:date="2026-04-02T12:32:00Z">
        <w:r>
          <w:rPr>
            <w:rFonts w:ascii="Times New Roman" w:eastAsia="宋体" w:hAnsi="Times New Roman" w:cs="Times New Roman" w:hint="eastAsia"/>
            <w:kern w:val="0"/>
            <w:sz w:val="24"/>
            <w14:ligatures w14:val="none"/>
          </w:rPr>
          <w:t>，对于从事专业</w:t>
        </w:r>
      </w:ins>
      <w:ins w:id="231" w:author="沈靖城 Shen, Linton" w:date="2026-04-02T12:31:00Z">
        <w:r>
          <w:rPr>
            <w:rFonts w:ascii="Times New Roman" w:eastAsia="宋体" w:hAnsi="Times New Roman" w:cs="Times New Roman"/>
            <w:kern w:val="0"/>
            <w:sz w:val="24"/>
            <w14:ligatures w14:val="none"/>
          </w:rPr>
          <w:t>职业</w:t>
        </w:r>
      </w:ins>
      <w:ins w:id="232" w:author="沈靖城 Shen, Linton" w:date="2026-04-02T12:33:00Z">
        <w:r>
          <w:rPr>
            <w:rFonts w:ascii="Times New Roman" w:eastAsia="宋体" w:hAnsi="Times New Roman" w:cs="Times New Roman" w:hint="eastAsia"/>
            <w:kern w:val="0"/>
            <w:sz w:val="24"/>
            <w14:ligatures w14:val="none"/>
          </w:rPr>
          <w:t>（例如土地测量员、建筑师、绘图员</w:t>
        </w:r>
      </w:ins>
      <w:ins w:id="233" w:author="沈靖城 Shen, Linton" w:date="2026-04-02T12:34:00Z">
        <w:r>
          <w:rPr>
            <w:rFonts w:ascii="Times New Roman" w:eastAsia="宋体" w:hAnsi="Times New Roman" w:cs="Times New Roman" w:hint="eastAsia"/>
            <w:kern w:val="0"/>
            <w:sz w:val="24"/>
            <w14:ligatures w14:val="none"/>
          </w:rPr>
          <w:t>、机电维修员）</w:t>
        </w:r>
      </w:ins>
      <w:ins w:id="234" w:author="沈靖城 Shen, Linton" w:date="2026-04-02T12:32:00Z">
        <w:r>
          <w:rPr>
            <w:rFonts w:ascii="Times New Roman" w:eastAsia="宋体" w:hAnsi="Times New Roman" w:cs="Times New Roman" w:hint="eastAsia"/>
            <w:kern w:val="0"/>
            <w:sz w:val="24"/>
            <w14:ligatures w14:val="none"/>
          </w:rPr>
          <w:t>的</w:t>
        </w:r>
      </w:ins>
      <w:ins w:id="235" w:author="沈靖城 Shen, Linton" w:date="2026-04-02T12:31:00Z">
        <w:r>
          <w:rPr>
            <w:rFonts w:ascii="Times New Roman" w:eastAsia="宋体" w:hAnsi="Times New Roman" w:cs="Times New Roman"/>
            <w:kern w:val="0"/>
            <w:sz w:val="24"/>
            <w14:ligatures w14:val="none"/>
          </w:rPr>
          <w:t>总</w:t>
        </w:r>
      </w:ins>
      <w:ins w:id="236" w:author="沈靖城 Shen, Linton" w:date="2026-04-02T12:32:00Z">
        <w:r>
          <w:rPr>
            <w:rFonts w:ascii="Times New Roman" w:eastAsia="宋体" w:hAnsi="Times New Roman" w:cs="Times New Roman" w:hint="eastAsia"/>
            <w:kern w:val="0"/>
            <w:sz w:val="24"/>
            <w14:ligatures w14:val="none"/>
          </w:rPr>
          <w:t>人</w:t>
        </w:r>
      </w:ins>
      <w:ins w:id="237" w:author="沈靖城 Shen, Linton" w:date="2026-04-02T12:31:00Z">
        <w:r>
          <w:rPr>
            <w:rFonts w:ascii="Times New Roman" w:eastAsia="宋体" w:hAnsi="Times New Roman" w:cs="Times New Roman"/>
            <w:kern w:val="0"/>
            <w:sz w:val="24"/>
            <w14:ligatures w14:val="none"/>
          </w:rPr>
          <w:t>数实施</w:t>
        </w:r>
        <w:r>
          <w:rPr>
            <w:rFonts w:ascii="Times New Roman" w:eastAsia="宋体" w:hAnsi="Times New Roman" w:cs="Times New Roman"/>
            <w:kern w:val="0"/>
            <w:sz w:val="24"/>
            <w14:ligatures w14:val="none"/>
          </w:rPr>
          <w:t xml:space="preserve"> 30% </w:t>
        </w:r>
        <w:r>
          <w:rPr>
            <w:rFonts w:ascii="Times New Roman" w:eastAsia="宋体" w:hAnsi="Times New Roman" w:cs="Times New Roman"/>
            <w:kern w:val="0"/>
            <w:sz w:val="24"/>
            <w14:ligatures w14:val="none"/>
          </w:rPr>
          <w:t>的本地化（沙特化）比例</w:t>
        </w:r>
      </w:ins>
      <w:ins w:id="238" w:author="沈靖城 Shen, Linton" w:date="2026-04-02T12:34:00Z">
        <w:r>
          <w:rPr>
            <w:rFonts w:ascii="Times New Roman" w:eastAsia="宋体" w:hAnsi="Times New Roman" w:cs="Times New Roman" w:hint="eastAsia"/>
            <w:kern w:val="0"/>
            <w:sz w:val="24"/>
            <w14:ligatures w14:val="none"/>
          </w:rPr>
          <w:t>。</w:t>
        </w:r>
      </w:ins>
      <w:ins w:id="239" w:author="沈靖城 Shen, Linton" w:date="2026-04-02T12:32:00Z">
        <w:r>
          <w:rPr>
            <w:rStyle w:val="ae"/>
            <w:rFonts w:ascii="Times New Roman" w:eastAsia="宋体" w:hAnsi="Times New Roman" w:cs="Times New Roman"/>
            <w:kern w:val="0"/>
            <w:sz w:val="24"/>
            <w14:ligatures w14:val="none"/>
          </w:rPr>
          <w:footnoteReference w:id="20"/>
        </w:r>
      </w:ins>
    </w:p>
    <w:p w14:paraId="4D71FFC3" w14:textId="77777777" w:rsidR="007F0642" w:rsidRDefault="00000000">
      <w:pPr>
        <w:widowControl/>
        <w:spacing w:before="100" w:beforeAutospacing="1" w:after="100" w:afterAutospacing="1" w:line="440" w:lineRule="exact"/>
        <w:ind w:firstLineChars="200" w:firstLine="480"/>
        <w:rPr>
          <w:ins w:id="244" w:author="戚薇 Qi, Wei" w:date="2026-04-02T13:46:00Z"/>
          <w:rFonts w:ascii="Times New Roman" w:eastAsia="宋体" w:hAnsi="Times New Roman" w:cs="Times New Roman"/>
          <w:kern w:val="0"/>
          <w:sz w:val="24"/>
          <w14:ligatures w14:val="none"/>
        </w:rPr>
      </w:pPr>
      <w:ins w:id="245" w:author="戚薇 Qi, Wei" w:date="2026-04-02T13:35:00Z">
        <w:r>
          <w:rPr>
            <w:rFonts w:ascii="Times New Roman" w:eastAsia="宋体" w:hAnsi="Times New Roman" w:cs="Times New Roman" w:hint="eastAsia"/>
            <w:kern w:val="0"/>
            <w:sz w:val="24"/>
            <w14:ligatures w14:val="none"/>
          </w:rPr>
          <w:lastRenderedPageBreak/>
          <w:t>2026</w:t>
        </w:r>
        <w:r>
          <w:rPr>
            <w:rFonts w:ascii="Times New Roman" w:eastAsia="宋体" w:hAnsi="Times New Roman" w:cs="Times New Roman" w:hint="eastAsia"/>
            <w:kern w:val="0"/>
            <w:sz w:val="24"/>
            <w14:ligatures w14:val="none"/>
          </w:rPr>
          <w:t>年</w:t>
        </w:r>
      </w:ins>
      <w:ins w:id="246" w:author="戚薇 Qi, Wei" w:date="2026-04-02T13:37:00Z">
        <w:r>
          <w:rPr>
            <w:rFonts w:ascii="Times New Roman" w:eastAsia="宋体" w:hAnsi="Times New Roman" w:cs="Times New Roman" w:hint="eastAsia"/>
            <w:kern w:val="0"/>
            <w:sz w:val="24"/>
            <w14:ligatures w14:val="none"/>
          </w:rPr>
          <w:t>1</w:t>
        </w:r>
      </w:ins>
      <w:ins w:id="247" w:author="戚薇 Qi, Wei" w:date="2026-04-02T13:35:00Z">
        <w:r>
          <w:rPr>
            <w:rFonts w:ascii="Times New Roman" w:eastAsia="宋体" w:hAnsi="Times New Roman" w:cs="Times New Roman" w:hint="eastAsia"/>
            <w:kern w:val="0"/>
            <w:sz w:val="24"/>
            <w14:ligatures w14:val="none"/>
          </w:rPr>
          <w:t>月</w:t>
        </w:r>
      </w:ins>
      <w:ins w:id="248" w:author="戚薇 Qi, Wei" w:date="2026-04-02T13:37:00Z">
        <w:r>
          <w:rPr>
            <w:rFonts w:ascii="Times New Roman" w:eastAsia="宋体" w:hAnsi="Times New Roman" w:cs="Times New Roman" w:hint="eastAsia"/>
            <w:kern w:val="0"/>
            <w:sz w:val="24"/>
            <w14:ligatures w14:val="none"/>
          </w:rPr>
          <w:t>4</w:t>
        </w:r>
      </w:ins>
      <w:ins w:id="249" w:author="戚薇 Qi, Wei" w:date="2026-04-02T13:35:00Z">
        <w:r>
          <w:rPr>
            <w:rFonts w:ascii="Times New Roman" w:eastAsia="宋体" w:hAnsi="Times New Roman" w:cs="Times New Roman" w:hint="eastAsia"/>
            <w:kern w:val="0"/>
            <w:sz w:val="24"/>
            <w14:ligatures w14:val="none"/>
          </w:rPr>
          <w:t>日，沙特人社部宣布两项决定，提高多个领域的沙化率</w:t>
        </w:r>
        <w:r>
          <w:rPr>
            <w:rStyle w:val="ae"/>
            <w:rFonts w:ascii="Times New Roman" w:eastAsia="宋体" w:hAnsi="Times New Roman" w:cs="Times New Roman" w:hint="eastAsia"/>
            <w:kern w:val="0"/>
            <w:sz w:val="24"/>
            <w14:ligatures w14:val="none"/>
          </w:rPr>
          <w:footnoteReference w:id="21"/>
        </w:r>
        <w:r>
          <w:rPr>
            <w:rFonts w:ascii="Times New Roman" w:eastAsia="宋体" w:hAnsi="Times New Roman" w:cs="Times New Roman" w:hint="eastAsia"/>
            <w:kern w:val="0"/>
            <w:sz w:val="24"/>
            <w14:ligatures w14:val="none"/>
          </w:rPr>
          <w:t>：根据第一项决定，工程类专业的沙化率提高至</w:t>
        </w:r>
        <w:r>
          <w:rPr>
            <w:rFonts w:ascii="Times New Roman" w:eastAsia="宋体" w:hAnsi="Times New Roman" w:cs="Times New Roman" w:hint="eastAsia"/>
            <w:kern w:val="0"/>
            <w:sz w:val="24"/>
            <w14:ligatures w14:val="none"/>
          </w:rPr>
          <w:t>30%</w:t>
        </w:r>
        <w:r>
          <w:rPr>
            <w:rFonts w:ascii="Times New Roman" w:eastAsia="宋体" w:hAnsi="Times New Roman" w:cs="Times New Roman" w:hint="eastAsia"/>
            <w:kern w:val="0"/>
            <w:sz w:val="24"/>
            <w14:ligatures w14:val="none"/>
          </w:rPr>
          <w:t>，同时将私营和非营利部门的最低工资提高至</w:t>
        </w:r>
        <w:r>
          <w:rPr>
            <w:rFonts w:ascii="Times New Roman" w:eastAsia="宋体" w:hAnsi="Times New Roman" w:cs="Times New Roman" w:hint="eastAsia"/>
            <w:kern w:val="0"/>
            <w:sz w:val="24"/>
            <w14:ligatures w14:val="none"/>
          </w:rPr>
          <w:t>8000</w:t>
        </w:r>
        <w:r>
          <w:rPr>
            <w:rFonts w:ascii="Times New Roman" w:eastAsia="宋体" w:hAnsi="Times New Roman" w:cs="Times New Roman" w:hint="eastAsia"/>
            <w:kern w:val="0"/>
            <w:sz w:val="24"/>
            <w14:ligatures w14:val="none"/>
          </w:rPr>
          <w:t>里亚尔。该决定适用于雇用</w:t>
        </w:r>
        <w:r>
          <w:rPr>
            <w:rFonts w:ascii="Times New Roman" w:eastAsia="宋体" w:hAnsi="Times New Roman" w:cs="Times New Roman" w:hint="eastAsia"/>
            <w:kern w:val="0"/>
            <w:sz w:val="24"/>
            <w14:ligatures w14:val="none"/>
          </w:rPr>
          <w:t>5</w:t>
        </w:r>
        <w:r>
          <w:rPr>
            <w:rFonts w:ascii="Times New Roman" w:eastAsia="宋体" w:hAnsi="Times New Roman" w:cs="Times New Roman" w:hint="eastAsia"/>
            <w:kern w:val="0"/>
            <w:sz w:val="24"/>
            <w14:ligatures w14:val="none"/>
          </w:rPr>
          <w:t>名或以上工程类专业人员的机构，具体专业分类和职称以已批准的职业分类和职称为准。涵盖</w:t>
        </w:r>
        <w:r>
          <w:rPr>
            <w:rFonts w:ascii="Times New Roman" w:eastAsia="宋体" w:hAnsi="Times New Roman" w:cs="Times New Roman" w:hint="eastAsia"/>
            <w:kern w:val="0"/>
            <w:sz w:val="24"/>
            <w14:ligatures w14:val="none"/>
          </w:rPr>
          <w:t>46</w:t>
        </w:r>
        <w:r>
          <w:rPr>
            <w:rFonts w:ascii="Times New Roman" w:eastAsia="宋体" w:hAnsi="Times New Roman" w:cs="Times New Roman" w:hint="eastAsia"/>
            <w:kern w:val="0"/>
            <w:sz w:val="24"/>
            <w14:ligatures w14:val="none"/>
          </w:rPr>
          <w:t>个工程类专业，包括建筑师、发电工程师、工业工程师、电子工程师、汽车工程师、船舶工程师、卫生工程师等。该决定将在发布</w:t>
        </w:r>
        <w:r>
          <w:rPr>
            <w:rFonts w:ascii="Times New Roman" w:eastAsia="宋体" w:hAnsi="Times New Roman" w:cs="Times New Roman" w:hint="eastAsia"/>
            <w:kern w:val="0"/>
            <w:sz w:val="24"/>
            <w14:ligatures w14:val="none"/>
          </w:rPr>
          <w:t>6</w:t>
        </w:r>
        <w:r>
          <w:rPr>
            <w:rFonts w:ascii="Times New Roman" w:eastAsia="宋体" w:hAnsi="Times New Roman" w:cs="Times New Roman" w:hint="eastAsia"/>
            <w:kern w:val="0"/>
            <w:sz w:val="24"/>
            <w14:ligatures w14:val="none"/>
          </w:rPr>
          <w:t>个月后开始实施。</w:t>
        </w:r>
      </w:ins>
    </w:p>
    <w:p w14:paraId="296DCC89" w14:textId="77777777" w:rsidR="007F0642" w:rsidRDefault="00000000">
      <w:pPr>
        <w:widowControl/>
        <w:spacing w:before="100" w:beforeAutospacing="1" w:after="100" w:afterAutospacing="1" w:line="440" w:lineRule="exact"/>
        <w:ind w:firstLineChars="200" w:firstLine="480"/>
        <w:rPr>
          <w:rFonts w:ascii="Times New Roman" w:eastAsia="宋体" w:hAnsi="Times New Roman" w:cs="Times New Roman"/>
          <w:kern w:val="0"/>
          <w:sz w:val="24"/>
          <w14:ligatures w14:val="none"/>
        </w:rPr>
      </w:pPr>
      <w:ins w:id="252" w:author="戚薇 Qi, Wei" w:date="2026-04-02T13:35:00Z">
        <w:r>
          <w:rPr>
            <w:rFonts w:ascii="Times New Roman" w:eastAsia="宋体" w:hAnsi="Times New Roman" w:cs="Times New Roman"/>
            <w:kern w:val="0"/>
            <w:sz w:val="24"/>
            <w14:ligatures w14:val="none"/>
          </w:rPr>
          <w:t>第二项决定规定，自</w:t>
        </w:r>
        <w:r>
          <w:rPr>
            <w:rFonts w:ascii="Times New Roman" w:eastAsia="宋体" w:hAnsi="Times New Roman" w:cs="Times New Roman"/>
            <w:kern w:val="0"/>
            <w:sz w:val="24"/>
            <w14:ligatures w14:val="none"/>
          </w:rPr>
          <w:t>2025</w:t>
        </w:r>
        <w:r>
          <w:rPr>
            <w:rFonts w:ascii="Times New Roman" w:eastAsia="宋体" w:hAnsi="Times New Roman" w:cs="Times New Roman"/>
            <w:kern w:val="0"/>
            <w:sz w:val="24"/>
            <w14:ligatures w14:val="none"/>
          </w:rPr>
          <w:t>年</w:t>
        </w:r>
        <w:r>
          <w:rPr>
            <w:rFonts w:ascii="Times New Roman" w:eastAsia="宋体" w:hAnsi="Times New Roman" w:cs="Times New Roman"/>
            <w:kern w:val="0"/>
            <w:sz w:val="24"/>
            <w14:ligatures w14:val="none"/>
          </w:rPr>
          <w:t>11</w:t>
        </w:r>
        <w:r>
          <w:rPr>
            <w:rFonts w:ascii="Times New Roman" w:eastAsia="宋体" w:hAnsi="Times New Roman" w:cs="Times New Roman"/>
            <w:kern w:val="0"/>
            <w:sz w:val="24"/>
            <w14:ligatures w14:val="none"/>
          </w:rPr>
          <w:t>月</w:t>
        </w:r>
        <w:r>
          <w:rPr>
            <w:rFonts w:ascii="Times New Roman" w:eastAsia="宋体" w:hAnsi="Times New Roman" w:cs="Times New Roman"/>
            <w:kern w:val="0"/>
            <w:sz w:val="24"/>
            <w14:ligatures w14:val="none"/>
          </w:rPr>
          <w:t>30</w:t>
        </w:r>
        <w:r>
          <w:rPr>
            <w:rFonts w:ascii="Times New Roman" w:eastAsia="宋体" w:hAnsi="Times New Roman" w:cs="Times New Roman"/>
            <w:kern w:val="0"/>
            <w:sz w:val="24"/>
            <w14:ligatures w14:val="none"/>
          </w:rPr>
          <w:t>日起，私营部门采购岗位的沙化率将提高至</w:t>
        </w:r>
        <w:r>
          <w:rPr>
            <w:rFonts w:ascii="Times New Roman" w:eastAsia="宋体" w:hAnsi="Times New Roman" w:cs="Times New Roman"/>
            <w:kern w:val="0"/>
            <w:sz w:val="24"/>
            <w14:ligatures w14:val="none"/>
          </w:rPr>
          <w:t>70%</w:t>
        </w:r>
        <w:r>
          <w:rPr>
            <w:rFonts w:ascii="Times New Roman" w:eastAsia="宋体" w:hAnsi="Times New Roman" w:cs="Times New Roman"/>
            <w:kern w:val="0"/>
            <w:sz w:val="24"/>
            <w14:ligatures w14:val="none"/>
          </w:rPr>
          <w:t>。该决定适用于雇用</w:t>
        </w:r>
        <w:r>
          <w:rPr>
            <w:rFonts w:ascii="Times New Roman" w:eastAsia="宋体" w:hAnsi="Times New Roman" w:cs="Times New Roman"/>
            <w:kern w:val="0"/>
            <w:sz w:val="24"/>
            <w14:ligatures w14:val="none"/>
          </w:rPr>
          <w:t>3</w:t>
        </w:r>
        <w:r>
          <w:rPr>
            <w:rFonts w:ascii="Times New Roman" w:eastAsia="宋体" w:hAnsi="Times New Roman" w:cs="Times New Roman"/>
            <w:kern w:val="0"/>
            <w:sz w:val="24"/>
            <w14:ligatures w14:val="none"/>
          </w:rPr>
          <w:t>名或以上员工从事《沙特统一职业分类》所涵盖职业的机构。这些职业包括</w:t>
        </w:r>
        <w:r>
          <w:rPr>
            <w:rFonts w:ascii="Times New Roman" w:eastAsia="宋体" w:hAnsi="Times New Roman" w:cs="Times New Roman"/>
            <w:kern w:val="0"/>
            <w:sz w:val="24"/>
            <w14:ligatures w14:val="none"/>
          </w:rPr>
          <w:t>12</w:t>
        </w:r>
        <w:r>
          <w:rPr>
            <w:rFonts w:ascii="Times New Roman" w:eastAsia="宋体" w:hAnsi="Times New Roman" w:cs="Times New Roman"/>
            <w:kern w:val="0"/>
            <w:sz w:val="24"/>
            <w14:ligatures w14:val="none"/>
          </w:rPr>
          <w:t>个关键岗位：采购经理、采购代表、合同经理、仓库管理员、物流经理、仓库经理、招标专员、采购专员、电子商务专员、市场调研专员、仓库专员和自有品牌供应专员。该决定自发布之日起</w:t>
        </w:r>
        <w:r>
          <w:rPr>
            <w:rFonts w:ascii="Times New Roman" w:eastAsia="宋体" w:hAnsi="Times New Roman" w:cs="Times New Roman"/>
            <w:kern w:val="0"/>
            <w:sz w:val="24"/>
            <w14:ligatures w14:val="none"/>
          </w:rPr>
          <w:t>6</w:t>
        </w:r>
        <w:r>
          <w:rPr>
            <w:rFonts w:ascii="Times New Roman" w:eastAsia="宋体" w:hAnsi="Times New Roman" w:cs="Times New Roman"/>
            <w:kern w:val="0"/>
            <w:sz w:val="24"/>
            <w14:ligatures w14:val="none"/>
          </w:rPr>
          <w:t>个月后生效。</w:t>
        </w:r>
      </w:ins>
    </w:p>
    <w:p w14:paraId="744C5E6F" w14:textId="77777777" w:rsidR="007F0642" w:rsidRDefault="00000000">
      <w:pPr>
        <w:widowControl/>
        <w:spacing w:before="100" w:beforeAutospacing="1" w:after="100" w:afterAutospacing="1" w:line="440" w:lineRule="exact"/>
        <w:jc w:val="left"/>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Q11</w:t>
      </w:r>
      <w:r>
        <w:rPr>
          <w:rFonts w:ascii="Times New Roman" w:eastAsia="宋体" w:hAnsi="Times New Roman" w:cs="Times New Roman"/>
          <w:b/>
          <w:bCs/>
          <w:kern w:val="0"/>
          <w:sz w:val="24"/>
          <w14:ligatures w14:val="none"/>
        </w:rPr>
        <w:t>：企业应如何妥善管理外籍员工的签证与合法居留许可？</w:t>
      </w:r>
      <w:r>
        <w:rPr>
          <w:rFonts w:ascii="Times New Roman" w:eastAsia="宋体" w:hAnsi="Times New Roman" w:cs="Times New Roman"/>
          <w:kern w:val="0"/>
          <w:sz w:val="24"/>
          <w14:ligatures w14:val="none"/>
        </w:rPr>
        <w:t xml:space="preserve"> </w:t>
      </w:r>
    </w:p>
    <w:p w14:paraId="30CFD125" w14:textId="77777777" w:rsidR="007F0642" w:rsidRDefault="00000000">
      <w:pPr>
        <w:widowControl/>
        <w:spacing w:before="100" w:beforeAutospacing="1" w:after="100" w:afterAutospacing="1" w:line="440" w:lineRule="exact"/>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A</w:t>
      </w:r>
      <w:r>
        <w:rPr>
          <w:rFonts w:ascii="Times New Roman" w:eastAsia="宋体" w:hAnsi="Times New Roman" w:cs="Times New Roman"/>
          <w:b/>
          <w:bCs/>
          <w:kern w:val="0"/>
          <w:sz w:val="24"/>
          <w14:ligatures w14:val="none"/>
        </w:rPr>
        <w:t>：</w:t>
      </w:r>
      <w:r>
        <w:rPr>
          <w:rFonts w:ascii="Times New Roman" w:eastAsia="宋体" w:hAnsi="Times New Roman" w:cs="Times New Roman"/>
          <w:kern w:val="0"/>
          <w:sz w:val="24"/>
          <w14:ligatures w14:val="none"/>
        </w:rPr>
        <w:t xml:space="preserve"> </w:t>
      </w:r>
      <w:r>
        <w:rPr>
          <w:rFonts w:ascii="Times New Roman" w:eastAsia="宋体" w:hAnsi="Times New Roman" w:cs="Times New Roman" w:hint="eastAsia"/>
          <w:kern w:val="0"/>
          <w:sz w:val="24"/>
          <w14:ligatures w14:val="none"/>
        </w:rPr>
        <w:t>企业需在</w:t>
      </w:r>
      <w:r>
        <w:rPr>
          <w:rFonts w:ascii="Times New Roman" w:eastAsia="宋体" w:hAnsi="Times New Roman" w:cs="Times New Roman" w:hint="eastAsia"/>
          <w:kern w:val="0"/>
          <w:sz w:val="24"/>
          <w14:ligatures w14:val="none"/>
        </w:rPr>
        <w:t>Absher</w:t>
      </w:r>
      <w:r>
        <w:rPr>
          <w:rFonts w:ascii="Times New Roman" w:eastAsia="宋体" w:hAnsi="Times New Roman" w:cs="Times New Roman" w:hint="eastAsia"/>
          <w:kern w:val="0"/>
          <w:sz w:val="24"/>
          <w14:ligatures w14:val="none"/>
        </w:rPr>
        <w:t>（沙特内政部系统）申请员工工作签证并在员工抵达后进行</w:t>
      </w:r>
      <w:r>
        <w:rPr>
          <w:rFonts w:ascii="Times New Roman" w:eastAsia="宋体" w:hAnsi="Times New Roman" w:cs="Times New Roman" w:hint="eastAsia"/>
          <w:kern w:val="0"/>
          <w:sz w:val="24"/>
          <w14:ligatures w14:val="none"/>
        </w:rPr>
        <w:t>Iqama</w:t>
      </w:r>
      <w:r>
        <w:rPr>
          <w:rFonts w:ascii="Times New Roman" w:eastAsia="宋体" w:hAnsi="Times New Roman" w:cs="Times New Roman" w:hint="eastAsia"/>
          <w:kern w:val="0"/>
          <w:sz w:val="24"/>
          <w14:ligatures w14:val="none"/>
        </w:rPr>
        <w:t>居留许可证办理。所有外籍员工的签证记录应在</w:t>
      </w:r>
      <w:r>
        <w:rPr>
          <w:rFonts w:ascii="Times New Roman" w:eastAsia="宋体" w:hAnsi="Times New Roman" w:cs="Times New Roman" w:hint="eastAsia"/>
          <w:kern w:val="0"/>
          <w:sz w:val="24"/>
          <w14:ligatures w14:val="none"/>
        </w:rPr>
        <w:t>Muqeem</w:t>
      </w:r>
      <w:r>
        <w:rPr>
          <w:rFonts w:ascii="Times New Roman" w:eastAsia="宋体" w:hAnsi="Times New Roman" w:cs="Times New Roman" w:hint="eastAsia"/>
          <w:kern w:val="0"/>
          <w:sz w:val="24"/>
          <w14:ligatures w14:val="none"/>
        </w:rPr>
        <w:t>平台上登记管理。</w:t>
      </w:r>
      <w:r>
        <w:rPr>
          <w:rFonts w:ascii="Times New Roman" w:eastAsia="宋体" w:hAnsi="Times New Roman" w:cs="Times New Roman" w:hint="eastAsia"/>
          <w:kern w:val="0"/>
          <w:sz w:val="24"/>
          <w14:ligatures w14:val="none"/>
        </w:rPr>
        <w:t>Muqeem</w:t>
      </w:r>
      <w:r>
        <w:rPr>
          <w:rFonts w:ascii="Times New Roman" w:eastAsia="宋体" w:hAnsi="Times New Roman" w:cs="Times New Roman" w:hint="eastAsia"/>
          <w:kern w:val="0"/>
          <w:sz w:val="24"/>
          <w14:ligatures w14:val="none"/>
        </w:rPr>
        <w:t>用于处理工作居留续签、取消和查看员工的出入境记录。企业应在签证和居留到期前至少数月启动续签流程，否则员工将面临罚款甚至遣返。所有签证和</w:t>
      </w:r>
      <w:r>
        <w:rPr>
          <w:rFonts w:ascii="Times New Roman" w:eastAsia="宋体" w:hAnsi="Times New Roman" w:cs="Times New Roman" w:hint="eastAsia"/>
          <w:kern w:val="0"/>
          <w:sz w:val="24"/>
          <w14:ligatures w14:val="none"/>
        </w:rPr>
        <w:t>Iqama</w:t>
      </w:r>
      <w:r>
        <w:rPr>
          <w:rFonts w:ascii="Times New Roman" w:eastAsia="宋体" w:hAnsi="Times New Roman" w:cs="Times New Roman" w:hint="eastAsia"/>
          <w:kern w:val="0"/>
          <w:sz w:val="24"/>
          <w14:ligatures w14:val="none"/>
        </w:rPr>
        <w:t>信息必须及时在</w:t>
      </w:r>
      <w:r>
        <w:rPr>
          <w:rFonts w:ascii="Times New Roman" w:eastAsia="宋体" w:hAnsi="Times New Roman" w:cs="Times New Roman" w:hint="eastAsia"/>
          <w:kern w:val="0"/>
          <w:sz w:val="24"/>
          <w14:ligatures w14:val="none"/>
        </w:rPr>
        <w:t>Absher</w:t>
      </w:r>
      <w:r>
        <w:rPr>
          <w:rFonts w:ascii="Times New Roman" w:eastAsia="宋体" w:hAnsi="Times New Roman" w:cs="Times New Roman" w:hint="eastAsia"/>
          <w:kern w:val="0"/>
          <w:sz w:val="24"/>
          <w14:ligatures w14:val="none"/>
        </w:rPr>
        <w:t>和</w:t>
      </w:r>
      <w:r>
        <w:rPr>
          <w:rFonts w:ascii="Times New Roman" w:eastAsia="宋体" w:hAnsi="Times New Roman" w:cs="Times New Roman" w:hint="eastAsia"/>
          <w:kern w:val="0"/>
          <w:sz w:val="24"/>
          <w14:ligatures w14:val="none"/>
        </w:rPr>
        <w:t>Muqeem</w:t>
      </w:r>
      <w:r>
        <w:rPr>
          <w:rFonts w:ascii="Times New Roman" w:eastAsia="宋体" w:hAnsi="Times New Roman" w:cs="Times New Roman" w:hint="eastAsia"/>
          <w:kern w:val="0"/>
          <w:sz w:val="24"/>
          <w14:ligatures w14:val="none"/>
        </w:rPr>
        <w:t>上更新，否则将影响员工的法律状态和公司信用。</w:t>
      </w:r>
      <w:r>
        <w:rPr>
          <w:rStyle w:val="ae"/>
          <w:rFonts w:ascii="Times New Roman" w:eastAsia="宋体" w:hAnsi="Times New Roman" w:cs="Times New Roman"/>
          <w:kern w:val="0"/>
          <w:sz w:val="24"/>
          <w14:ligatures w14:val="none"/>
        </w:rPr>
        <w:footnoteReference w:id="22"/>
      </w:r>
    </w:p>
    <w:p w14:paraId="2F9745D8" w14:textId="77777777" w:rsidR="007F0642" w:rsidRDefault="00000000">
      <w:pPr>
        <w:widowControl/>
        <w:spacing w:before="100" w:beforeAutospacing="1" w:after="100" w:afterAutospacing="1" w:line="440" w:lineRule="exact"/>
        <w:jc w:val="left"/>
        <w:outlineLvl w:val="3"/>
        <w:rPr>
          <w:rFonts w:ascii="Times New Roman" w:eastAsia="宋体" w:hAnsi="Times New Roman" w:cs="Times New Roman"/>
          <w:b/>
          <w:bCs/>
          <w:kern w:val="0"/>
          <w:sz w:val="24"/>
          <w14:ligatures w14:val="none"/>
        </w:rPr>
      </w:pPr>
      <w:r>
        <w:rPr>
          <w:rFonts w:ascii="Times New Roman" w:eastAsia="宋体" w:hAnsi="Times New Roman" w:cs="Times New Roman"/>
          <w:b/>
          <w:bCs/>
          <w:kern w:val="0"/>
          <w:sz w:val="24"/>
          <w14:ligatures w14:val="none"/>
        </w:rPr>
        <w:t>四、</w:t>
      </w:r>
      <w:r>
        <w:rPr>
          <w:rFonts w:ascii="Times New Roman" w:eastAsia="宋体" w:hAnsi="Times New Roman" w:cs="Times New Roman"/>
          <w:b/>
          <w:bCs/>
          <w:kern w:val="0"/>
          <w:sz w:val="24"/>
          <w14:ligatures w14:val="none"/>
        </w:rPr>
        <w:t xml:space="preserve"> </w:t>
      </w:r>
      <w:r>
        <w:rPr>
          <w:rFonts w:ascii="Times New Roman" w:eastAsia="宋体" w:hAnsi="Times New Roman" w:cs="Times New Roman"/>
          <w:b/>
          <w:bCs/>
          <w:kern w:val="0"/>
          <w:sz w:val="24"/>
          <w14:ligatures w14:val="none"/>
        </w:rPr>
        <w:t>工程建设与政府采购</w:t>
      </w:r>
    </w:p>
    <w:p w14:paraId="595F3B4C" w14:textId="77777777" w:rsidR="007F0642" w:rsidRDefault="00000000">
      <w:pPr>
        <w:widowControl/>
        <w:spacing w:before="100" w:beforeAutospacing="1" w:after="100" w:afterAutospacing="1" w:line="440" w:lineRule="exact"/>
        <w:jc w:val="left"/>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Q12</w:t>
      </w:r>
      <w:r>
        <w:rPr>
          <w:rFonts w:ascii="Times New Roman" w:eastAsia="宋体" w:hAnsi="Times New Roman" w:cs="Times New Roman"/>
          <w:b/>
          <w:bCs/>
          <w:kern w:val="0"/>
          <w:sz w:val="24"/>
          <w14:ligatures w14:val="none"/>
        </w:rPr>
        <w:t>：沙特的工程验收流程与承包商质量责任是如何界定的？</w:t>
      </w:r>
      <w:r>
        <w:rPr>
          <w:rFonts w:ascii="Times New Roman" w:eastAsia="宋体" w:hAnsi="Times New Roman" w:cs="Times New Roman"/>
          <w:kern w:val="0"/>
          <w:sz w:val="24"/>
          <w14:ligatures w14:val="none"/>
        </w:rPr>
        <w:t xml:space="preserve"> </w:t>
      </w:r>
    </w:p>
    <w:p w14:paraId="3572A58E" w14:textId="77777777" w:rsidR="007F0642" w:rsidRDefault="00000000">
      <w:pPr>
        <w:widowControl/>
        <w:spacing w:before="100" w:beforeAutospacing="1" w:after="100" w:afterAutospacing="1" w:line="440" w:lineRule="exact"/>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A</w:t>
      </w:r>
      <w:r>
        <w:rPr>
          <w:rFonts w:ascii="Times New Roman" w:eastAsia="宋体" w:hAnsi="Times New Roman" w:cs="Times New Roman"/>
          <w:b/>
          <w:bCs/>
          <w:kern w:val="0"/>
          <w:sz w:val="24"/>
          <w14:ligatures w14:val="none"/>
        </w:rPr>
        <w:t>：</w:t>
      </w:r>
      <w:r>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t>承包商</w:t>
      </w:r>
      <w:r>
        <w:rPr>
          <w:rFonts w:ascii="Times New Roman" w:eastAsia="宋体" w:hAnsi="Times New Roman" w:cs="Times New Roman" w:hint="eastAsia"/>
          <w:kern w:val="0"/>
          <w:sz w:val="24"/>
          <w14:ligatures w14:val="none"/>
        </w:rPr>
        <w:t>开</w:t>
      </w:r>
      <w:r>
        <w:rPr>
          <w:rFonts w:ascii="Times New Roman" w:eastAsia="宋体" w:hAnsi="Times New Roman" w:cs="Times New Roman"/>
          <w:kern w:val="0"/>
          <w:sz w:val="24"/>
          <w14:ligatures w14:val="none"/>
        </w:rPr>
        <w:t>工后需提交施工图、实验报告等资料发起初步移交申请，合格后取得初步验收证书；完成缺陷整改后方可获得完工证明并进入质保阶段。沙特工程主要依据《沙特建筑规范》。除不可抗力外，承包商通常需对质量及工期承担全部违约责任，且禁止任何未经授权的工程分包</w:t>
      </w:r>
      <w:r>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t>。</w:t>
      </w:r>
    </w:p>
    <w:p w14:paraId="0A46155A" w14:textId="77777777" w:rsidR="007F0642" w:rsidRDefault="00000000">
      <w:pPr>
        <w:widowControl/>
        <w:spacing w:before="100" w:beforeAutospacing="1" w:after="100" w:afterAutospacing="1" w:line="440" w:lineRule="exact"/>
        <w:jc w:val="left"/>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lastRenderedPageBreak/>
        <w:t>Q13</w:t>
      </w:r>
      <w:r>
        <w:rPr>
          <w:rFonts w:ascii="Times New Roman" w:eastAsia="宋体" w:hAnsi="Times New Roman" w:cs="Times New Roman"/>
          <w:b/>
          <w:bCs/>
          <w:kern w:val="0"/>
          <w:sz w:val="24"/>
          <w14:ligatures w14:val="none"/>
        </w:rPr>
        <w:t>：企业参与沙特政府采购与招投标适用哪些规则？</w:t>
      </w:r>
      <w:r>
        <w:rPr>
          <w:rFonts w:ascii="Times New Roman" w:eastAsia="宋体" w:hAnsi="Times New Roman" w:cs="Times New Roman"/>
          <w:kern w:val="0"/>
          <w:sz w:val="24"/>
          <w14:ligatures w14:val="none"/>
        </w:rPr>
        <w:t xml:space="preserve"> </w:t>
      </w:r>
    </w:p>
    <w:p w14:paraId="3DADCC3A" w14:textId="77777777" w:rsidR="007F0642" w:rsidRDefault="00000000">
      <w:pPr>
        <w:widowControl/>
        <w:spacing w:before="100" w:beforeAutospacing="1" w:after="100" w:afterAutospacing="1" w:line="440" w:lineRule="exact"/>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A</w:t>
      </w:r>
      <w:r>
        <w:rPr>
          <w:rFonts w:ascii="Times New Roman" w:eastAsia="宋体" w:hAnsi="Times New Roman" w:cs="Times New Roman"/>
          <w:b/>
          <w:bCs/>
          <w:kern w:val="0"/>
          <w:sz w:val="24"/>
          <w14:ligatures w14:val="none"/>
        </w:rPr>
        <w:t>：</w:t>
      </w:r>
      <w:r>
        <w:rPr>
          <w:rFonts w:ascii="Times New Roman" w:eastAsia="宋体" w:hAnsi="Times New Roman" w:cs="Times New Roman"/>
          <w:kern w:val="0"/>
          <w:sz w:val="24"/>
          <w14:ligatures w14:val="none"/>
        </w:rPr>
        <w:t xml:space="preserve"> </w:t>
      </w:r>
      <w:r>
        <w:rPr>
          <w:rFonts w:ascii="Times New Roman" w:eastAsia="宋体" w:hAnsi="Times New Roman" w:cs="Times New Roman" w:hint="eastAsia"/>
          <w:kern w:val="0"/>
          <w:sz w:val="24"/>
          <w14:ligatures w14:val="none"/>
        </w:rPr>
        <w:t>沙特政府采购受《政府招标采购法》及其细则管辖。政府部门通常通过</w:t>
      </w:r>
      <w:r>
        <w:rPr>
          <w:rFonts w:ascii="Times New Roman" w:eastAsia="宋体" w:hAnsi="Times New Roman" w:cs="Times New Roman" w:hint="eastAsia"/>
          <w:kern w:val="0"/>
          <w:sz w:val="24"/>
          <w14:ligatures w14:val="none"/>
        </w:rPr>
        <w:t>Etimad</w:t>
      </w:r>
      <w:r>
        <w:rPr>
          <w:rFonts w:ascii="Times New Roman" w:eastAsia="宋体" w:hAnsi="Times New Roman" w:cs="Times New Roman" w:hint="eastAsia"/>
          <w:kern w:val="0"/>
          <w:sz w:val="24"/>
          <w14:ligatures w14:val="none"/>
        </w:rPr>
        <w:t>门户统一发布招标公告并进行采购，以提高透明度和效率。法律强调诚信、公平和效率，鼓励优先采购国产货物和服务，但同时对外国供应商持开放态度。招标文件通常会公布指导价，并可包含允许政府拆分项目或取消项目的条款以便预算控制。企业参与政府招标时应通过</w:t>
      </w:r>
      <w:r>
        <w:rPr>
          <w:rFonts w:ascii="Times New Roman" w:eastAsia="宋体" w:hAnsi="Times New Roman" w:cs="Times New Roman" w:hint="eastAsia"/>
          <w:kern w:val="0"/>
          <w:sz w:val="24"/>
          <w14:ligatures w14:val="none"/>
        </w:rPr>
        <w:t>Etimad</w:t>
      </w:r>
      <w:r>
        <w:rPr>
          <w:rFonts w:ascii="Times New Roman" w:eastAsia="宋体" w:hAnsi="Times New Roman" w:cs="Times New Roman" w:hint="eastAsia"/>
          <w:kern w:val="0"/>
          <w:sz w:val="24"/>
          <w14:ligatures w14:val="none"/>
        </w:rPr>
        <w:t>平台提交投标和文件，并严格遵守中标后的合同条款。需要注意，某些政府机构尚未完全迁移到</w:t>
      </w:r>
      <w:r>
        <w:rPr>
          <w:rFonts w:ascii="Times New Roman" w:eastAsia="宋体" w:hAnsi="Times New Roman" w:cs="Times New Roman" w:hint="eastAsia"/>
          <w:kern w:val="0"/>
          <w:sz w:val="24"/>
          <w14:ligatures w14:val="none"/>
        </w:rPr>
        <w:t>Etimad</w:t>
      </w:r>
      <w:r>
        <w:rPr>
          <w:rFonts w:ascii="Times New Roman" w:eastAsia="宋体" w:hAnsi="Times New Roman" w:cs="Times New Roman" w:hint="eastAsia"/>
          <w:kern w:val="0"/>
          <w:sz w:val="24"/>
          <w14:ligatures w14:val="none"/>
        </w:rPr>
        <w:t>平台，可能仍有内部招标流程。法律适用范围包括各部委及附属机构的采购，但一般不包括国有企业的内部采购。</w:t>
      </w:r>
    </w:p>
    <w:p w14:paraId="4F809F31" w14:textId="77777777" w:rsidR="007F0642" w:rsidRDefault="007F0642">
      <w:pPr>
        <w:spacing w:line="440" w:lineRule="exact"/>
        <w:rPr>
          <w:rFonts w:ascii="Times New Roman" w:eastAsia="宋体" w:hAnsi="Times New Roman" w:cs="Times New Roman"/>
        </w:rPr>
      </w:pPr>
    </w:p>
    <w:sectPr w:rsidR="007F06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7FEFC" w14:textId="77777777" w:rsidR="00D8794B" w:rsidRDefault="00D8794B">
      <w:r>
        <w:separator/>
      </w:r>
    </w:p>
  </w:endnote>
  <w:endnote w:type="continuationSeparator" w:id="0">
    <w:p w14:paraId="0C6575C6" w14:textId="77777777" w:rsidR="00D8794B" w:rsidRDefault="00D87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Segoe UI">
    <w:panose1 w:val="020B0604020202020204"/>
    <w:charset w:val="00"/>
    <w:family w:val="swiss"/>
    <w:pitch w:val="variable"/>
    <w:sig w:usb0="E4002EFF" w:usb1="C000E47F" w:usb2="00000009" w:usb3="00000000" w:csb0="000001FF" w:csb1="00000000"/>
  </w:font>
  <w:font w:name="Times New Roman Regular">
    <w:altName w:val="Times New Roman"/>
    <w:panose1 w:val="020B06040202020202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495EC" w14:textId="77777777" w:rsidR="00D8794B" w:rsidRDefault="00D8794B">
      <w:r>
        <w:separator/>
      </w:r>
    </w:p>
  </w:footnote>
  <w:footnote w:type="continuationSeparator" w:id="0">
    <w:p w14:paraId="5FC403C5" w14:textId="77777777" w:rsidR="00D8794B" w:rsidRDefault="00D8794B">
      <w:r>
        <w:continuationSeparator/>
      </w:r>
    </w:p>
  </w:footnote>
  <w:footnote w:id="1">
    <w:p w14:paraId="248BF255" w14:textId="77777777" w:rsidR="007F0642" w:rsidRDefault="00000000">
      <w:pPr>
        <w:pStyle w:val="a7"/>
        <w:rPr>
          <w:rFonts w:ascii="Times New Roman" w:eastAsia="宋体" w:hAnsi="Times New Roman" w:cs="Times New Roman"/>
        </w:rPr>
      </w:pPr>
      <w:r>
        <w:rPr>
          <w:rFonts w:ascii="Times New Roman" w:eastAsia="宋体" w:hAnsi="Times New Roman" w:cs="Times New Roman"/>
          <w:vertAlign w:val="superscript"/>
        </w:rPr>
        <w:footnoteRef/>
      </w:r>
      <w:r>
        <w:rPr>
          <w:rFonts w:ascii="Times New Roman" w:eastAsia="宋体" w:hAnsi="Times New Roman" w:cs="Times New Roman"/>
        </w:rPr>
        <w:t xml:space="preserve"> </w:t>
      </w:r>
      <w:ins w:id="3" w:author="戚薇 Qi, Wei" w:date="2026-04-02T13:28:00Z">
        <w:r>
          <w:rPr>
            <w:rFonts w:ascii="Times New Roman" w:eastAsia="宋体" w:hAnsi="Times New Roman" w:cs="Times New Roman" w:hint="eastAsia"/>
          </w:rPr>
          <w:t>详见网址：</w:t>
        </w:r>
      </w:ins>
      <w:hyperlink r:id="rId1">
        <w:r>
          <w:rPr>
            <w:rFonts w:ascii="Times New Roman" w:eastAsia="宋体" w:hAnsi="Times New Roman" w:cs="Times New Roman"/>
          </w:rPr>
          <w:t>https://misa.gov.sa/app/uploads/2025/03/Investor-Guide.pdf</w:t>
        </w:r>
      </w:hyperlink>
    </w:p>
  </w:footnote>
  <w:footnote w:id="2">
    <w:p w14:paraId="27DC71BC" w14:textId="77777777" w:rsidR="007F0642" w:rsidRDefault="00000000">
      <w:pPr>
        <w:pStyle w:val="a7"/>
        <w:rPr>
          <w:rFonts w:ascii="Times New Roman" w:eastAsia="宋体" w:hAnsi="Times New Roman" w:cs="Times New Roman"/>
        </w:rPr>
      </w:pPr>
      <w:r>
        <w:rPr>
          <w:rFonts w:ascii="Times New Roman" w:eastAsia="宋体" w:hAnsi="Times New Roman" w:cs="Times New Roman"/>
          <w:vertAlign w:val="superscript"/>
        </w:rPr>
        <w:footnoteRef/>
      </w:r>
      <w:r>
        <w:rPr>
          <w:rFonts w:ascii="Times New Roman" w:eastAsia="宋体" w:hAnsi="Times New Roman" w:cs="Times New Roman"/>
        </w:rPr>
        <w:t xml:space="preserve"> </w:t>
      </w:r>
      <w:ins w:id="4" w:author="戚薇 Qi, Wei" w:date="2026-04-02T13:28:00Z">
        <w:r>
          <w:rPr>
            <w:rFonts w:ascii="Times New Roman" w:eastAsia="宋体" w:hAnsi="Times New Roman" w:cs="Times New Roman" w:hint="eastAsia"/>
          </w:rPr>
          <w:t>详见网址：</w:t>
        </w:r>
      </w:ins>
      <w:r>
        <w:rPr>
          <w:rFonts w:ascii="Times New Roman" w:eastAsia="宋体" w:hAnsi="Times New Roman" w:cs="Times New Roman"/>
        </w:rPr>
        <w:t>https://user.saudichambers.sa/Auth/Login</w:t>
      </w:r>
    </w:p>
  </w:footnote>
  <w:footnote w:id="3">
    <w:p w14:paraId="5AE80A01" w14:textId="77777777" w:rsidR="00177E00" w:rsidRDefault="00177E00" w:rsidP="00177E00">
      <w:pPr>
        <w:pStyle w:val="a7"/>
        <w:rPr>
          <w:ins w:id="13" w:author="沈靖城 Shen, Linton" w:date="2026-04-02T14:56:00Z" w16du:dateUtc="2026-04-02T06:56:00Z"/>
        </w:rPr>
      </w:pPr>
      <w:ins w:id="14" w:author="沈靖城 Shen, Linton" w:date="2026-04-02T14:56:00Z" w16du:dateUtc="2026-04-02T06:56:00Z">
        <w:r>
          <w:rPr>
            <w:rStyle w:val="ae"/>
          </w:rPr>
          <w:footnoteRef/>
        </w:r>
        <w:r>
          <w:t xml:space="preserve"> </w:t>
        </w:r>
        <w:r>
          <w:rPr>
            <w:rFonts w:hint="eastAsia"/>
          </w:rPr>
          <w:t>详见网址：</w:t>
        </w:r>
        <w:r w:rsidRPr="0063268B">
          <w:t>https://archive.doingbusiness.org/en/data/exploreeconomies/saudi-arabia#DB_sb</w:t>
        </w:r>
        <w:r>
          <w:rPr>
            <w:rFonts w:hint="eastAsia"/>
          </w:rPr>
          <w:t xml:space="preserve"> </w:t>
        </w:r>
      </w:ins>
    </w:p>
  </w:footnote>
  <w:footnote w:id="4">
    <w:p w14:paraId="38EBFC5B" w14:textId="77777777" w:rsidR="00177E00" w:rsidRDefault="00177E00" w:rsidP="00177E00">
      <w:pPr>
        <w:pStyle w:val="a7"/>
        <w:rPr>
          <w:ins w:id="32" w:author="沈靖城 Shen, Linton" w:date="2026-04-02T14:52:00Z" w16du:dateUtc="2026-04-02T06:52:00Z"/>
          <w:rFonts w:ascii="Times New Roman" w:eastAsia="宋体" w:hAnsi="Times New Roman" w:cs="Times New Roman"/>
        </w:rPr>
      </w:pPr>
      <w:ins w:id="33" w:author="沈靖城 Shen, Linton" w:date="2026-04-02T14:52:00Z" w16du:dateUtc="2026-04-02T06:52:00Z">
        <w:r>
          <w:rPr>
            <w:rStyle w:val="ae"/>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rPr>
          <w:t>详见网址：</w:t>
        </w:r>
        <w:r>
          <w:fldChar w:fldCharType="begin"/>
        </w:r>
        <w:r>
          <w:instrText>HYPERLINK "https://misa.gov.sa/app/uploads/2024/03/foreign-investment-law-pdf.pdf"</w:instrText>
        </w:r>
        <w:r>
          <w:fldChar w:fldCharType="separate"/>
        </w:r>
        <w:r>
          <w:rPr>
            <w:rStyle w:val="ad"/>
            <w:rFonts w:ascii="Times New Roman" w:eastAsia="宋体" w:hAnsi="Times New Roman" w:cs="Times New Roman"/>
          </w:rPr>
          <w:t>https://misa.gov.sa/app/uploads/2024/03/foreign-investment-law-pdf.pdf</w:t>
        </w:r>
        <w:r>
          <w:fldChar w:fldCharType="end"/>
        </w:r>
        <w:r>
          <w:rPr>
            <w:rFonts w:ascii="Times New Roman" w:eastAsia="宋体" w:hAnsi="Times New Roman" w:cs="Times New Roman"/>
          </w:rPr>
          <w:t xml:space="preserve"> </w:t>
        </w:r>
      </w:ins>
    </w:p>
  </w:footnote>
  <w:footnote w:id="5">
    <w:p w14:paraId="0E2B8956" w14:textId="3B05ADF4" w:rsidR="005170B0" w:rsidRPr="005170B0" w:rsidRDefault="005170B0">
      <w:pPr>
        <w:pStyle w:val="a7"/>
        <w:rPr>
          <w:rFonts w:hint="eastAsia"/>
        </w:rPr>
      </w:pPr>
      <w:ins w:id="89" w:author="沈靖城 Shen, Linton" w:date="2026-04-02T14:41:00Z" w16du:dateUtc="2026-04-02T06:41:00Z">
        <w:r>
          <w:rPr>
            <w:rStyle w:val="ae"/>
          </w:rPr>
          <w:footnoteRef/>
        </w:r>
        <w:r>
          <w:t xml:space="preserve"> </w:t>
        </w:r>
        <w:r>
          <w:rPr>
            <w:rFonts w:hint="eastAsia"/>
          </w:rPr>
          <w:t>详见网址：</w:t>
        </w:r>
        <w:r w:rsidRPr="005170B0">
          <w:t>https://habitare.sa/en/activities-excluded-from-foreign-investment-in-saudi-arabia/</w:t>
        </w:r>
        <w:r>
          <w:rPr>
            <w:rFonts w:hint="eastAsia"/>
          </w:rPr>
          <w:t xml:space="preserve"> </w:t>
        </w:r>
      </w:ins>
    </w:p>
  </w:footnote>
  <w:footnote w:id="6">
    <w:p w14:paraId="3229FD28" w14:textId="77777777" w:rsidR="005170B0" w:rsidRDefault="005170B0" w:rsidP="005170B0">
      <w:pPr>
        <w:pStyle w:val="a7"/>
        <w:rPr>
          <w:ins w:id="94" w:author="沈靖城 Shen, Linton" w:date="2026-04-02T14:38:00Z" w16du:dateUtc="2026-04-02T06:38:00Z"/>
          <w:rFonts w:ascii="Times New Roman" w:eastAsia="宋体" w:hAnsi="Times New Roman" w:cs="Times New Roman"/>
        </w:rPr>
      </w:pPr>
      <w:ins w:id="95" w:author="沈靖城 Shen, Linton" w:date="2026-04-02T14:38:00Z" w16du:dateUtc="2026-04-02T06:38:00Z">
        <w:r>
          <w:rPr>
            <w:rStyle w:val="ae"/>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hint="eastAsia"/>
          </w:rPr>
          <w:t>详见网址：</w:t>
        </w:r>
        <w:r>
          <w:rPr>
            <w:rFonts w:ascii="Times New Roman" w:eastAsia="宋体" w:hAnsi="Times New Roman" w:cs="Times New Roman"/>
          </w:rPr>
          <w:t xml:space="preserve">https://misa.gov.sa/app/uploads/2026/01/Investor-Guide_12-05-compressed.pdf </w:t>
        </w:r>
      </w:ins>
    </w:p>
  </w:footnote>
  <w:footnote w:id="7">
    <w:p w14:paraId="6742BB35" w14:textId="77777777" w:rsidR="007F0642" w:rsidRDefault="00000000">
      <w:pPr>
        <w:pStyle w:val="a7"/>
        <w:rPr>
          <w:rFonts w:ascii="Times New Roman" w:eastAsia="宋体" w:hAnsi="Times New Roman" w:cs="Times New Roman"/>
        </w:rPr>
      </w:pPr>
      <w:r>
        <w:rPr>
          <w:rFonts w:ascii="Times New Roman" w:eastAsia="宋体" w:hAnsi="Times New Roman" w:cs="Times New Roman"/>
          <w:vertAlign w:val="superscript"/>
        </w:rPr>
        <w:footnoteRef/>
      </w:r>
      <w:r>
        <w:rPr>
          <w:rFonts w:ascii="Times New Roman" w:eastAsia="宋体" w:hAnsi="Times New Roman" w:cs="Times New Roman"/>
        </w:rPr>
        <w:t xml:space="preserve"> </w:t>
      </w:r>
      <w:ins w:id="173" w:author="戚薇 Qi, Wei" w:date="2026-04-02T13:28:00Z">
        <w:r>
          <w:rPr>
            <w:rFonts w:ascii="Times New Roman" w:eastAsia="宋体" w:hAnsi="Times New Roman" w:cs="Times New Roman" w:hint="eastAsia"/>
          </w:rPr>
          <w:t>详见网址：</w:t>
        </w:r>
      </w:ins>
      <w:hyperlink r:id="rId2">
        <w:r>
          <w:rPr>
            <w:rFonts w:ascii="Times New Roman" w:eastAsia="宋体" w:hAnsi="Times New Roman" w:cs="Times New Roman"/>
          </w:rPr>
          <w:t>https://sca.sa/en/Normal/aq</w:t>
        </w:r>
      </w:hyperlink>
    </w:p>
  </w:footnote>
  <w:footnote w:id="8">
    <w:p w14:paraId="0614D6A5" w14:textId="77777777" w:rsidR="007F0642" w:rsidRDefault="00000000">
      <w:pPr>
        <w:pStyle w:val="a7"/>
        <w:rPr>
          <w:rFonts w:ascii="Times New Roman" w:eastAsia="宋体" w:hAnsi="Times New Roman" w:cs="Times New Roman"/>
        </w:rPr>
      </w:pPr>
      <w:r>
        <w:rPr>
          <w:rFonts w:ascii="Times New Roman" w:eastAsia="宋体" w:hAnsi="Times New Roman" w:cs="Times New Roman"/>
        </w:rPr>
        <w:footnoteRef/>
      </w:r>
      <w:r>
        <w:rPr>
          <w:rFonts w:ascii="Times New Roman" w:eastAsia="宋体" w:hAnsi="Times New Roman" w:cs="Times New Roman"/>
        </w:rPr>
        <w:t xml:space="preserve"> https://www.saudibusiness.gov.sa/identity/Account/Login</w:t>
      </w:r>
    </w:p>
  </w:footnote>
  <w:footnote w:id="9">
    <w:p w14:paraId="687B2B1E" w14:textId="77777777" w:rsidR="007F0642" w:rsidRDefault="00000000">
      <w:pPr>
        <w:pStyle w:val="a7"/>
        <w:rPr>
          <w:rFonts w:ascii="Times New Roman" w:eastAsia="宋体" w:hAnsi="Times New Roman" w:cs="Times New Roman"/>
        </w:rPr>
      </w:pPr>
      <w:ins w:id="175" w:author="沈靖城 Shen, Linton" w:date="2026-04-02T12:00:00Z">
        <w:r>
          <w:rPr>
            <w:rStyle w:val="ae"/>
            <w:rFonts w:ascii="Times New Roman" w:eastAsia="宋体" w:hAnsi="Times New Roman" w:cs="Times New Roman"/>
          </w:rPr>
          <w:footnoteRef/>
        </w:r>
        <w:r>
          <w:rPr>
            <w:rFonts w:ascii="Times New Roman" w:eastAsia="宋体" w:hAnsi="Times New Roman" w:cs="Times New Roman"/>
          </w:rPr>
          <w:t xml:space="preserve"> https://investsaudi.sa/en/login</w:t>
        </w:r>
      </w:ins>
    </w:p>
  </w:footnote>
  <w:footnote w:id="10">
    <w:p w14:paraId="5831FA0F" w14:textId="77777777" w:rsidR="007F0642" w:rsidRDefault="00000000">
      <w:pPr>
        <w:pStyle w:val="a7"/>
        <w:rPr>
          <w:rFonts w:ascii="Times New Roman" w:eastAsia="宋体" w:hAnsi="Times New Roman" w:cs="Times New Roman"/>
        </w:rPr>
      </w:pPr>
      <w:ins w:id="177" w:author="沈靖城 Shen, Linton" w:date="2026-04-02T12:00:00Z">
        <w:r>
          <w:rPr>
            <w:rStyle w:val="ae"/>
            <w:rFonts w:ascii="Times New Roman" w:eastAsia="宋体" w:hAnsi="Times New Roman" w:cs="Times New Roman"/>
          </w:rPr>
          <w:footnoteRef/>
        </w:r>
        <w:r>
          <w:rPr>
            <w:rFonts w:ascii="Times New Roman" w:eastAsia="宋体" w:hAnsi="Times New Roman" w:cs="Times New Roman"/>
          </w:rPr>
          <w:t xml:space="preserve"> https://www.saudibusiness.gov.sa/identity/Account/Login</w:t>
        </w:r>
      </w:ins>
    </w:p>
  </w:footnote>
  <w:footnote w:id="11">
    <w:p w14:paraId="1052FB53" w14:textId="77777777" w:rsidR="007F0642" w:rsidRDefault="00000000">
      <w:pPr>
        <w:pStyle w:val="a7"/>
        <w:rPr>
          <w:rFonts w:ascii="Times New Roman" w:eastAsia="宋体" w:hAnsi="Times New Roman" w:cs="Times New Roman"/>
        </w:rPr>
      </w:pPr>
      <w:r>
        <w:rPr>
          <w:rFonts w:ascii="Times New Roman" w:eastAsia="宋体" w:hAnsi="Times New Roman" w:cs="Times New Roman"/>
        </w:rPr>
        <w:footnoteRef/>
      </w:r>
      <w:r>
        <w:rPr>
          <w:rFonts w:ascii="Times New Roman" w:eastAsia="宋体" w:hAnsi="Times New Roman" w:cs="Times New Roman"/>
        </w:rPr>
        <w:t xml:space="preserve"> https://www.envoyglobal.com/insight/understanding-saudization-and-nitaqat-in-saudi-arabia-key-requirements-for-employers/#:~:text=restricted.%20,zone%20are%20subject%20to%20heightened</w:t>
      </w:r>
    </w:p>
  </w:footnote>
  <w:footnote w:id="12">
    <w:p w14:paraId="5A806BE1" w14:textId="77777777" w:rsidR="007F0642" w:rsidRDefault="00000000">
      <w:pPr>
        <w:pStyle w:val="a7"/>
        <w:rPr>
          <w:rFonts w:ascii="Times New Roman" w:eastAsia="宋体" w:hAnsi="Times New Roman" w:cs="Times New Roman"/>
        </w:rPr>
      </w:pPr>
      <w:r>
        <w:rPr>
          <w:rStyle w:val="ae"/>
          <w:rFonts w:ascii="Times New Roman" w:eastAsia="宋体" w:hAnsi="Times New Roman" w:cs="Times New Roman"/>
        </w:rPr>
        <w:footnoteRef/>
      </w:r>
      <w:r>
        <w:rPr>
          <w:rFonts w:ascii="Times New Roman" w:eastAsia="宋体" w:hAnsi="Times New Roman" w:cs="Times New Roman"/>
        </w:rPr>
        <w:t xml:space="preserve"> https://www.setupinsaudi.com/en/news/announcements/understanding-the-wage-protection-system-wps-in-saudi-arabia</w:t>
      </w:r>
    </w:p>
  </w:footnote>
  <w:footnote w:id="13">
    <w:p w14:paraId="0BB77095" w14:textId="77777777" w:rsidR="007F0642" w:rsidRDefault="00000000">
      <w:pPr>
        <w:pStyle w:val="a7"/>
        <w:rPr>
          <w:rFonts w:ascii="Times New Roman" w:eastAsia="宋体" w:hAnsi="Times New Roman" w:cs="Times New Roman"/>
        </w:rPr>
      </w:pPr>
      <w:ins w:id="186" w:author="沈靖城 Shen, Linton" w:date="2026-04-02T12:01:00Z">
        <w:r>
          <w:rPr>
            <w:rStyle w:val="ae"/>
            <w:rFonts w:ascii="Times New Roman" w:eastAsia="宋体" w:hAnsi="Times New Roman" w:cs="Times New Roman"/>
          </w:rPr>
          <w:footnoteRef/>
        </w:r>
        <w:r>
          <w:rPr>
            <w:rFonts w:ascii="Times New Roman" w:eastAsia="宋体" w:hAnsi="Times New Roman" w:cs="Times New Roman"/>
          </w:rPr>
          <w:t xml:space="preserve"> https://login.zatca.gov.sa/it/jportal</w:t>
        </w:r>
      </w:ins>
    </w:p>
  </w:footnote>
  <w:footnote w:id="14">
    <w:p w14:paraId="1766AF71" w14:textId="77777777" w:rsidR="007F0642" w:rsidRDefault="00000000">
      <w:pPr>
        <w:pStyle w:val="a7"/>
        <w:rPr>
          <w:rFonts w:ascii="Times New Roman" w:eastAsia="宋体" w:hAnsi="Times New Roman" w:cs="Times New Roman"/>
        </w:rPr>
      </w:pPr>
      <w:r>
        <w:rPr>
          <w:rStyle w:val="ae"/>
          <w:rFonts w:ascii="Times New Roman" w:eastAsia="宋体" w:hAnsi="Times New Roman" w:cs="Times New Roman"/>
        </w:rPr>
        <w:footnoteRef/>
      </w:r>
      <w:r>
        <w:rPr>
          <w:rFonts w:ascii="Times New Roman" w:eastAsia="宋体" w:hAnsi="Times New Roman" w:cs="Times New Roman"/>
        </w:rPr>
        <w:t xml:space="preserve"> https://www.setupinsaudi.com/en/news/announcements/understanding-the-wage-protection-system-wps-in-saudi-arabia#:~:text=Why%20You%20Need%20It</w:t>
      </w:r>
    </w:p>
  </w:footnote>
  <w:footnote w:id="15">
    <w:p w14:paraId="59653513" w14:textId="77777777" w:rsidR="007F0642" w:rsidRDefault="00000000">
      <w:pPr>
        <w:pStyle w:val="a7"/>
        <w:rPr>
          <w:rFonts w:ascii="Times New Roman" w:eastAsia="宋体" w:hAnsi="Times New Roman" w:cs="Times New Roman"/>
        </w:rPr>
      </w:pPr>
      <w:r>
        <w:rPr>
          <w:rStyle w:val="ae"/>
          <w:rFonts w:ascii="Times New Roman" w:eastAsia="宋体" w:hAnsi="Times New Roman" w:cs="Times New Roman"/>
        </w:rPr>
        <w:footnoteRef/>
      </w:r>
      <w:r>
        <w:rPr>
          <w:rFonts w:ascii="Times New Roman" w:eastAsia="宋体" w:hAnsi="Times New Roman" w:cs="Times New Roman"/>
        </w:rPr>
        <w:t xml:space="preserve"> https://kpmg.com/us/en/taxnewsflash/news/2025/10/saudi-arabia-mandatory-e-invoicing-24th-group-taxpayers.html#:~:text=The%2024,later%20than%20June%2030%2C%202026</w:t>
      </w:r>
    </w:p>
  </w:footnote>
  <w:footnote w:id="16">
    <w:p w14:paraId="1AB20E7E" w14:textId="77777777" w:rsidR="007F0642" w:rsidRDefault="00000000">
      <w:pPr>
        <w:pStyle w:val="a7"/>
        <w:rPr>
          <w:rFonts w:ascii="Times New Roman" w:eastAsia="宋体" w:hAnsi="Times New Roman" w:cs="Times New Roman"/>
        </w:rPr>
      </w:pPr>
      <w:r>
        <w:rPr>
          <w:rStyle w:val="ae"/>
          <w:rFonts w:ascii="Times New Roman" w:eastAsia="宋体" w:hAnsi="Times New Roman" w:cs="Times New Roman"/>
        </w:rPr>
        <w:footnoteRef/>
      </w:r>
      <w:r>
        <w:rPr>
          <w:rFonts w:ascii="Times New Roman" w:eastAsia="宋体" w:hAnsi="Times New Roman" w:cs="Times New Roman"/>
        </w:rPr>
        <w:t xml:space="preserve"> https://zatca.gov.sa/en/E-Invoicing/Introduction/LawsAndRegulations/Documents/E-Invoicing%20Implementation%20Resolution_EN.pdf#:~:text=,as%20per%20the%20Integration%20Phase</w:t>
      </w:r>
    </w:p>
  </w:footnote>
  <w:footnote w:id="17">
    <w:p w14:paraId="3BE2C387" w14:textId="77777777" w:rsidR="007F0642" w:rsidRDefault="00000000">
      <w:pPr>
        <w:pStyle w:val="a7"/>
      </w:pPr>
      <w:ins w:id="190" w:author="沈靖城 Shen, Linton" w:date="2026-04-02T12:07:00Z">
        <w:r>
          <w:rPr>
            <w:rStyle w:val="ae"/>
          </w:rPr>
          <w:footnoteRef/>
        </w:r>
        <w:r>
          <w:t xml:space="preserve"> https://www.hrsd.gov.sa/sites/default/files/2023-02/Labor.pdf</w:t>
        </w:r>
      </w:ins>
    </w:p>
  </w:footnote>
  <w:footnote w:id="18">
    <w:p w14:paraId="0573DE06" w14:textId="77777777" w:rsidR="007F0642" w:rsidRDefault="00000000">
      <w:pPr>
        <w:pStyle w:val="a7"/>
        <w:rPr>
          <w:rFonts w:ascii="Times New Roman" w:eastAsia="宋体" w:hAnsi="Times New Roman" w:cs="Times New Roman"/>
        </w:rPr>
      </w:pPr>
      <w:ins w:id="214" w:author="戚薇 Qi, Wei" w:date="2026-04-02T14:05:00Z">
        <w:r>
          <w:rPr>
            <w:rFonts w:ascii="Times New Roman" w:eastAsia="宋体" w:hAnsi="Times New Roman" w:cs="Times New Roman" w:hint="eastAsia"/>
            <w:vertAlign w:val="superscript"/>
          </w:rPr>
          <w:footnoteRef/>
        </w:r>
        <w:r>
          <w:rPr>
            <w:rFonts w:ascii="Times New Roman" w:eastAsia="宋体" w:hAnsi="Times New Roman" w:cs="Times New Roman" w:hint="eastAsia"/>
          </w:rPr>
          <w:t xml:space="preserve"> </w:t>
        </w:r>
        <w:r>
          <w:rPr>
            <w:rFonts w:ascii="Times New Roman" w:eastAsia="宋体" w:hAnsi="Times New Roman" w:cs="Times New Roman" w:hint="eastAsia"/>
          </w:rPr>
          <w:t>详见网址：</w:t>
        </w:r>
        <w:r>
          <w:rPr>
            <w:rFonts w:ascii="Times New Roman" w:eastAsia="宋体" w:hAnsi="Times New Roman" w:cs="Times New Roman" w:hint="eastAsia"/>
          </w:rPr>
          <w:t>https://www.qiwa.sa/en/business-owners/manage-establishment/what-nitaqat-and-how-it-calculated</w:t>
        </w:r>
      </w:ins>
    </w:p>
  </w:footnote>
  <w:footnote w:id="19">
    <w:p w14:paraId="491946B3" w14:textId="77777777" w:rsidR="007F0642" w:rsidRDefault="00000000">
      <w:pPr>
        <w:pStyle w:val="a7"/>
        <w:rPr>
          <w:rFonts w:ascii="Times New Roman" w:eastAsia="宋体" w:hAnsi="Times New Roman" w:cs="Times New Roman"/>
        </w:rPr>
      </w:pPr>
      <w:r>
        <w:rPr>
          <w:rStyle w:val="ae"/>
          <w:rFonts w:ascii="Times New Roman" w:eastAsia="宋体" w:hAnsi="Times New Roman" w:cs="Times New Roman"/>
        </w:rPr>
        <w:footnoteRef/>
      </w:r>
      <w:r>
        <w:rPr>
          <w:rFonts w:ascii="Times New Roman" w:eastAsia="宋体" w:hAnsi="Times New Roman" w:cs="Times New Roman"/>
        </w:rPr>
        <w:t xml:space="preserve"> </w:t>
      </w:r>
      <w:ins w:id="220" w:author="戚薇 Qi, Wei" w:date="2026-04-02T13:33:00Z">
        <w:r>
          <w:rPr>
            <w:rFonts w:ascii="Times New Roman" w:eastAsia="宋体" w:hAnsi="Times New Roman" w:cs="Times New Roman" w:hint="eastAsia"/>
          </w:rPr>
          <w:t>详见网址：</w:t>
        </w:r>
      </w:ins>
      <w:r>
        <w:rPr>
          <w:rFonts w:ascii="Times New Roman" w:eastAsia="宋体" w:hAnsi="Times New Roman" w:cs="Times New Roman"/>
        </w:rPr>
        <w:t>https://www.envoyglobal.com/insight/understanding-saudization-and-nitaqat-in-saudi-arabia-key-requirements-for-employers/#:~:text=MHRSD%20evaluates%20Saudization%20compliance%20through,classifies%20companies%20into%20five%20categories</w:t>
      </w:r>
    </w:p>
  </w:footnote>
  <w:footnote w:id="20">
    <w:p w14:paraId="69BA158B" w14:textId="77777777" w:rsidR="007F0642" w:rsidRDefault="00000000">
      <w:pPr>
        <w:pStyle w:val="a7"/>
      </w:pPr>
      <w:ins w:id="240" w:author="沈靖城 Shen, Linton" w:date="2026-04-02T12:32:00Z">
        <w:r>
          <w:rPr>
            <w:rStyle w:val="ae"/>
          </w:rPr>
          <w:footnoteRef/>
        </w:r>
      </w:ins>
      <w:ins w:id="241" w:author="戚薇 Qi, Wei" w:date="2026-04-02T13:32:00Z">
        <w:r>
          <w:rPr>
            <w:rFonts w:ascii="Times New Roman" w:eastAsia="宋体" w:hAnsi="Times New Roman" w:cs="Times New Roman" w:hint="eastAsia"/>
          </w:rPr>
          <w:t xml:space="preserve"> </w:t>
        </w:r>
        <w:r>
          <w:rPr>
            <w:rFonts w:ascii="Times New Roman" w:eastAsia="宋体" w:hAnsi="Times New Roman" w:cs="Times New Roman" w:hint="eastAsia"/>
          </w:rPr>
          <w:t>详见网址：</w:t>
        </w:r>
      </w:ins>
      <w:ins w:id="242" w:author="沈靖城 Shen, Linton" w:date="2026-04-02T12:32:00Z">
        <w:del w:id="243" w:author="戚薇 Qi, Wei" w:date="2026-04-02T13:32:00Z">
          <w:r>
            <w:delText xml:space="preserve"> </w:delText>
          </w:r>
        </w:del>
        <w:r>
          <w:rPr>
            <w:rFonts w:ascii="Times New Roman" w:eastAsia="宋体" w:hAnsi="Times New Roman" w:cs="Times New Roman"/>
          </w:rPr>
          <w:t xml:space="preserve">https://www.hrsd.gov.sa/sites/default/files/2025-03/Procedural%20Manual%20for%20the%20Saudization%20Resolution%20of%20Technical%20Engineering%20Professions.pdf </w:t>
        </w:r>
      </w:ins>
    </w:p>
  </w:footnote>
  <w:footnote w:id="21">
    <w:p w14:paraId="22D97181" w14:textId="77777777" w:rsidR="007F0642" w:rsidRDefault="00000000">
      <w:pPr>
        <w:pStyle w:val="a7"/>
      </w:pPr>
      <w:ins w:id="250" w:author="戚薇 Qi, Wei" w:date="2026-04-02T13:35:00Z">
        <w:r>
          <w:rPr>
            <w:rStyle w:val="ae"/>
          </w:rPr>
          <w:footnoteRef/>
        </w:r>
        <w:r>
          <w:t xml:space="preserve"> </w:t>
        </w:r>
      </w:ins>
      <w:ins w:id="251" w:author="戚薇 Qi, Wei" w:date="2026-04-02T13:36:00Z">
        <w:r>
          <w:rPr>
            <w:rFonts w:ascii="宋体" w:eastAsia="宋体" w:hAnsi="宋体" w:cs="宋体" w:hint="eastAsia"/>
          </w:rPr>
          <w:t>详见网址：</w:t>
        </w:r>
        <w:r>
          <w:rPr>
            <w:rFonts w:ascii="Times New Roman Regular" w:hAnsi="Times New Roman Regular" w:cs="Times New Roman Regular"/>
          </w:rPr>
          <w:t>https://sa.mofcom.gov.cn/zcfg/art/2026/art_4dfe2f34d00c42cf8977125b26641459.html</w:t>
        </w:r>
      </w:ins>
    </w:p>
  </w:footnote>
  <w:footnote w:id="22">
    <w:p w14:paraId="0AE42CF2" w14:textId="77777777" w:rsidR="007F0642" w:rsidRDefault="00000000">
      <w:pPr>
        <w:pStyle w:val="a7"/>
        <w:rPr>
          <w:rFonts w:ascii="Times New Roman" w:eastAsia="宋体" w:hAnsi="Times New Roman" w:cs="Times New Roman"/>
        </w:rPr>
      </w:pPr>
      <w:r>
        <w:rPr>
          <w:rStyle w:val="ae"/>
          <w:rFonts w:ascii="Times New Roman" w:eastAsia="宋体" w:hAnsi="Times New Roman" w:cs="Times New Roman"/>
        </w:rPr>
        <w:footnoteRef/>
      </w:r>
      <w:r>
        <w:rPr>
          <w:rFonts w:ascii="Times New Roman" w:eastAsia="宋体" w:hAnsi="Times New Roman" w:cs="Times New Roman"/>
        </w:rPr>
        <w:t xml:space="preserve"> </w:t>
      </w:r>
      <w:ins w:id="253" w:author="戚薇 Qi, Wei" w:date="2026-04-02T13:32:00Z">
        <w:r>
          <w:rPr>
            <w:rFonts w:ascii="Times New Roman" w:eastAsia="宋体" w:hAnsi="Times New Roman" w:cs="Times New Roman" w:hint="eastAsia"/>
          </w:rPr>
          <w:t>详见网址：</w:t>
        </w:r>
      </w:ins>
      <w:r>
        <w:rPr>
          <w:rFonts w:ascii="Times New Roman" w:eastAsia="宋体" w:hAnsi="Times New Roman" w:cs="Times New Roman"/>
        </w:rPr>
        <w:t>https://www.setupinsaudi.com/en/what-is-the-muqeem-portal-and-how-to-register-on-it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EF57DD"/>
    <w:multiLevelType w:val="singleLevel"/>
    <w:tmpl w:val="F4EF57DD"/>
    <w:lvl w:ilvl="0">
      <w:start w:val="1"/>
      <w:numFmt w:val="decimal"/>
      <w:suff w:val="space"/>
      <w:lvlText w:val="%1."/>
      <w:lvlJc w:val="left"/>
    </w:lvl>
  </w:abstractNum>
  <w:abstractNum w:abstractNumId="1" w15:restartNumberingAfterBreak="0">
    <w:nsid w:val="33DD5DFE"/>
    <w:multiLevelType w:val="multilevel"/>
    <w:tmpl w:val="2272C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0229203">
    <w:abstractNumId w:val="0"/>
  </w:num>
  <w:num w:numId="2" w16cid:durableId="44134225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沈靖城 Shen, Linton">
    <w15:presenceInfo w15:providerId="AD" w15:userId="S::jingcheng.shen@dentons.cn::322ea14a-07bb-4b3e-b790-a54569907f35"/>
  </w15:person>
  <w15:person w15:author="戚薇 Qi, Wei">
    <w15:presenceInfo w15:providerId="None" w15:userId="戚薇 Qi, We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61B"/>
    <w:rsid w:val="000A10A1"/>
    <w:rsid w:val="00177E00"/>
    <w:rsid w:val="00287CBA"/>
    <w:rsid w:val="00373E33"/>
    <w:rsid w:val="003E4591"/>
    <w:rsid w:val="00401A12"/>
    <w:rsid w:val="004430D7"/>
    <w:rsid w:val="005170B0"/>
    <w:rsid w:val="00521678"/>
    <w:rsid w:val="00553BE4"/>
    <w:rsid w:val="00557339"/>
    <w:rsid w:val="00565B6C"/>
    <w:rsid w:val="00593909"/>
    <w:rsid w:val="007C3C86"/>
    <w:rsid w:val="007D00C6"/>
    <w:rsid w:val="007F0642"/>
    <w:rsid w:val="00840C40"/>
    <w:rsid w:val="0086621A"/>
    <w:rsid w:val="008B1FC5"/>
    <w:rsid w:val="008F0DDA"/>
    <w:rsid w:val="00926201"/>
    <w:rsid w:val="009D4FEC"/>
    <w:rsid w:val="00AE4C44"/>
    <w:rsid w:val="00AF331A"/>
    <w:rsid w:val="00CA38BB"/>
    <w:rsid w:val="00D20B00"/>
    <w:rsid w:val="00D8794B"/>
    <w:rsid w:val="00D90915"/>
    <w:rsid w:val="00DC53FF"/>
    <w:rsid w:val="00E2461B"/>
    <w:rsid w:val="00F121CF"/>
    <w:rsid w:val="73FF7657"/>
    <w:rsid w:val="7937428E"/>
    <w:rsid w:val="947BEE7E"/>
    <w:rsid w:val="DFBFBB8F"/>
    <w:rsid w:val="DFFADFAF"/>
    <w:rsid w:val="F76DB32B"/>
    <w:rsid w:val="FDFFF5CB"/>
    <w:rsid w:val="FE5BFBEA"/>
    <w:rsid w:val="FFE6B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B91085"/>
  <w15:docId w15:val="{CAAFA785-9A5B-F342-9321-131973ACC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pPr>
      <w:spacing w:after="120"/>
    </w:pPr>
  </w:style>
  <w:style w:type="paragraph" w:styleId="a5">
    <w:name w:val="Subtitle"/>
    <w:basedOn w:val="a"/>
    <w:next w:val="a"/>
    <w:link w:val="a6"/>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7">
    <w:name w:val="footnote text"/>
    <w:basedOn w:val="a"/>
    <w:link w:val="a8"/>
    <w:uiPriority w:val="99"/>
    <w:semiHidden/>
    <w:unhideWhenUsed/>
    <w:pPr>
      <w:snapToGrid w:val="0"/>
      <w:jc w:val="left"/>
    </w:pPr>
    <w:rPr>
      <w:sz w:val="18"/>
      <w:szCs w:val="18"/>
    </w:rPr>
  </w:style>
  <w:style w:type="paragraph" w:styleId="a9">
    <w:name w:val="Normal (Web)"/>
    <w:basedOn w:val="a"/>
    <w:uiPriority w:val="99"/>
    <w:semiHidden/>
    <w:unhideWhenUsed/>
    <w:pPr>
      <w:widowControl/>
      <w:spacing w:before="100" w:beforeAutospacing="1" w:after="100" w:afterAutospacing="1"/>
      <w:jc w:val="left"/>
    </w:pPr>
    <w:rPr>
      <w:rFonts w:ascii="宋体" w:eastAsia="宋体" w:hAnsi="宋体" w:cs="宋体"/>
      <w:kern w:val="0"/>
      <w:sz w:val="24"/>
      <w14:ligatures w14:val="none"/>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c">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semiHidden/>
    <w:unhideWhenUsed/>
    <w:rPr>
      <w:color w:val="0000FF"/>
      <w:u w:val="single"/>
    </w:rPr>
  </w:style>
  <w:style w:type="character" w:styleId="HTML">
    <w:name w:val="HTML Code"/>
    <w:basedOn w:val="a0"/>
    <w:uiPriority w:val="99"/>
    <w:semiHidden/>
    <w:unhideWhenUsed/>
    <w:rPr>
      <w:rFonts w:ascii="宋体" w:eastAsia="宋体" w:hAnsi="宋体" w:cs="宋体"/>
      <w:sz w:val="24"/>
      <w:szCs w:val="24"/>
    </w:rPr>
  </w:style>
  <w:style w:type="character" w:styleId="ae">
    <w:name w:val="footnote reference"/>
    <w:basedOn w:val="a0"/>
    <w:uiPriority w:val="99"/>
    <w:semiHidden/>
    <w:unhideWhenUsed/>
    <w:rPr>
      <w:vertAlign w:val="superscript"/>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b">
    <w:name w:val="标题 字符"/>
    <w:basedOn w:val="a0"/>
    <w:link w:val="aa"/>
    <w:uiPriority w:val="10"/>
    <w:rPr>
      <w:rFonts w:asciiTheme="majorHAnsi" w:eastAsiaTheme="majorEastAsia" w:hAnsiTheme="majorHAnsi" w:cstheme="majorBidi"/>
      <w:spacing w:val="-10"/>
      <w:kern w:val="28"/>
      <w:sz w:val="56"/>
      <w:szCs w:val="56"/>
    </w:rPr>
  </w:style>
  <w:style w:type="character" w:customStyle="1" w:styleId="a6">
    <w:name w:val="副标题 字符"/>
    <w:basedOn w:val="a0"/>
    <w:link w:val="a5"/>
    <w:uiPriority w:val="11"/>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pPr>
      <w:spacing w:before="160" w:after="160"/>
      <w:jc w:val="center"/>
    </w:pPr>
    <w:rPr>
      <w:i/>
      <w:iCs/>
      <w:color w:val="404040" w:themeColor="text1" w:themeTint="BF"/>
    </w:rPr>
  </w:style>
  <w:style w:type="character" w:customStyle="1" w:styleId="af0">
    <w:name w:val="引用 字符"/>
    <w:basedOn w:val="a0"/>
    <w:link w:val="af"/>
    <w:uiPriority w:val="29"/>
    <w:rPr>
      <w:i/>
      <w:iCs/>
      <w:color w:val="404040" w:themeColor="text1" w:themeTint="BF"/>
    </w:rPr>
  </w:style>
  <w:style w:type="paragraph" w:styleId="af1">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2">
    <w:name w:val="Intense Quote"/>
    <w:basedOn w:val="a"/>
    <w:next w:val="a"/>
    <w:link w:val="af3"/>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明显引用 字符"/>
    <w:basedOn w:val="a0"/>
    <w:link w:val="af2"/>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FirstParagraph">
    <w:name w:val="First Paragraph"/>
    <w:basedOn w:val="a3"/>
    <w:next w:val="a3"/>
    <w:qFormat/>
    <w:pPr>
      <w:widowControl/>
      <w:spacing w:before="180" w:after="180"/>
      <w:jc w:val="left"/>
    </w:pPr>
    <w:rPr>
      <w:kern w:val="0"/>
      <w:sz w:val="24"/>
      <w14:ligatures w14:val="none"/>
    </w:rPr>
  </w:style>
  <w:style w:type="character" w:customStyle="1" w:styleId="a4">
    <w:name w:val="正文文本 字符"/>
    <w:basedOn w:val="a0"/>
    <w:link w:val="a3"/>
    <w:uiPriority w:val="99"/>
  </w:style>
  <w:style w:type="character" w:customStyle="1" w:styleId="a8">
    <w:name w:val="脚注文本 字符"/>
    <w:basedOn w:val="a0"/>
    <w:link w:val="a7"/>
    <w:uiPriority w:val="99"/>
    <w:semiHidden/>
    <w:rPr>
      <w:sz w:val="18"/>
      <w:szCs w:val="18"/>
    </w:rPr>
  </w:style>
  <w:style w:type="paragraph" w:customStyle="1" w:styleId="13">
    <w:name w:val="修订1"/>
    <w:hidden/>
    <w:uiPriority w:val="99"/>
    <w:semiHidden/>
    <w:rPr>
      <w:rFonts w:asciiTheme="minorHAnsi" w:eastAsiaTheme="minorEastAsia" w:hAnsiTheme="minorHAnsi" w:cstheme="minorBidi"/>
      <w:kern w:val="2"/>
      <w:sz w:val="21"/>
      <w:szCs w:val="24"/>
      <w14:ligatures w14:val="standardContextual"/>
    </w:rPr>
  </w:style>
  <w:style w:type="paragraph" w:styleId="af4">
    <w:name w:val="Revision"/>
    <w:hidden/>
    <w:uiPriority w:val="99"/>
    <w:unhideWhenUsed/>
    <w:rsid w:val="00593909"/>
    <w:rPr>
      <w:rFonts w:asciiTheme="minorHAnsi" w:eastAsiaTheme="minorEastAsia" w:hAnsiTheme="minorHAnsi" w:cstheme="minorBidi"/>
      <w:kern w:val="2"/>
      <w:sz w:val="21"/>
      <w:szCs w:val="24"/>
      <w14:ligatures w14:val="standardContextual"/>
    </w:rPr>
  </w:style>
  <w:style w:type="paragraph" w:customStyle="1" w:styleId="ds-markdown-paragraph">
    <w:name w:val="ds-markdown-paragraph"/>
    <w:basedOn w:val="a"/>
    <w:rsid w:val="005170B0"/>
    <w:pPr>
      <w:widowControl/>
      <w:spacing w:before="100" w:beforeAutospacing="1" w:after="100" w:afterAutospacing="1"/>
      <w:jc w:val="left"/>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_rels/footnotes.xml.rels><?xml version="1.0" encoding="UTF-8" standalone="yes"?>
<Relationships xmlns="http://schemas.openxmlformats.org/package/2006/relationships"><Relationship Id="rId2" Type="http://schemas.openxmlformats.org/officeDocument/2006/relationships/hyperlink" Target="https://sca.sa/en/Normal/aq" TargetMode="External"/><Relationship Id="rId1" Type="http://schemas.openxmlformats.org/officeDocument/2006/relationships/hyperlink" Target="https://misa.gov.sa/app/uploads/2025/03/Investor-Guide.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9FE8803A-2DE0-B943-A5C2-031F36529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8</Pages>
  <Words>720</Words>
  <Characters>4104</Characters>
  <Application>Microsoft Office Word</Application>
  <DocSecurity>0</DocSecurity>
  <Lines>34</Lines>
  <Paragraphs>9</Paragraphs>
  <ScaleCrop>false</ScaleCrop>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孙玉龙 Sun,Yulong</dc:creator>
  <cp:lastModifiedBy>沈靖城 Shen, Linton</cp:lastModifiedBy>
  <cp:revision>8</cp:revision>
  <dcterms:created xsi:type="dcterms:W3CDTF">2026-04-01T16:53:00Z</dcterms:created>
  <dcterms:modified xsi:type="dcterms:W3CDTF">2026-04-02T06:58:00Z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1F7709FE98BD749491FFCD6935D28C4B_42</vt:lpwstr>
  </property>
</Properties>
</file>
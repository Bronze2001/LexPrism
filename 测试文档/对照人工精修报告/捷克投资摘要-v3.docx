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B2656" w14:textId="77777777" w:rsidR="001B55E6" w:rsidRDefault="00000000">
      <w:pPr>
        <w:spacing w:beforeLines="50" w:before="211" w:afterLines="50" w:after="211" w:line="500" w:lineRule="exact"/>
        <w:jc w:val="center"/>
        <w:rPr>
          <w:rFonts w:ascii="Times New Roman" w:eastAsia="FangSong" w:hAnsi="Times New Roman" w:cs="Times New Roman"/>
          <w:b/>
          <w:bCs/>
          <w:sz w:val="32"/>
          <w:szCs w:val="32"/>
        </w:rPr>
      </w:pPr>
      <w:r>
        <w:rPr>
          <w:rFonts w:ascii="Times New Roman" w:eastAsia="FangSong" w:hAnsi="Times New Roman" w:cs="Times New Roman"/>
          <w:b/>
          <w:bCs/>
          <w:sz w:val="32"/>
          <w:szCs w:val="32"/>
        </w:rPr>
        <w:t>捷克投资摘要</w:t>
      </w:r>
    </w:p>
    <w:p w14:paraId="3CDB5A98" w14:textId="77777777" w:rsidR="001B55E6" w:rsidRDefault="00000000">
      <w:pPr>
        <w:pStyle w:val="1"/>
      </w:pPr>
      <w:r>
        <w:t>外国投资法规和政策</w:t>
      </w:r>
    </w:p>
    <w:p w14:paraId="462F4FE9" w14:textId="77777777" w:rsidR="001B55E6" w:rsidRDefault="00000000">
      <w:pPr>
        <w:pStyle w:val="2"/>
      </w:pPr>
      <w:r>
        <w:t>投资主管部门</w:t>
      </w:r>
    </w:p>
    <w:p w14:paraId="0CF2773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工贸部：主管外国投资的部门，同财政部、劳动和社会事务部、环境部等部门合作制订吸引外资政策，并负责投资项目鼓励方案审批。</w:t>
      </w:r>
    </w:p>
    <w:p w14:paraId="325ED17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捷克投资局（</w:t>
      </w:r>
      <w:proofErr w:type="spellStart"/>
      <w:r>
        <w:rPr>
          <w:rFonts w:ascii="Times New Roman" w:eastAsia="FangSong" w:hAnsi="Times New Roman" w:cs="Times New Roman"/>
        </w:rPr>
        <w:t>CzechInvest</w:t>
      </w:r>
      <w:proofErr w:type="spellEnd"/>
      <w:r>
        <w:rPr>
          <w:rFonts w:ascii="Times New Roman" w:eastAsia="FangSong" w:hAnsi="Times New Roman" w:cs="Times New Roman"/>
        </w:rPr>
        <w:t>）：工贸部下属半官方机构，主要职能是促进捷克吸引外国投资，提供投资政策和经营环境方面的专业咨询和信息服务，帮助投资者与有关政府部门联系，协助国外投资者与捷克供应商建立合作关系，对投资优惠申请进行初步审核。网址：</w:t>
      </w:r>
      <w:r>
        <w:rPr>
          <w:rFonts w:ascii="Times New Roman" w:eastAsia="FangSong" w:hAnsi="Times New Roman" w:cs="Times New Roman"/>
        </w:rPr>
        <w:t>www.czechinvest.org</w:t>
      </w:r>
    </w:p>
    <w:p w14:paraId="6351CE39"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国家银行：负责对捷克吸引外国投资和捷克对外投资进行统计监测，对证券、资本和外汇市场进行监管。</w:t>
      </w:r>
    </w:p>
    <w:p w14:paraId="31DED539"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经济竞争保护局：负责对工贸部批准的投资鼓励政策是否符合公平竞争原则进行审查和监督，对政府采购进行监督。</w:t>
      </w:r>
    </w:p>
    <w:p w14:paraId="30AB4EE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财政部：负责制定外资企业税收减免政策。</w:t>
      </w:r>
    </w:p>
    <w:p w14:paraId="1648C9E1"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劳动和社会事务部：负责新就业机会补贴和职工培训补贴。</w:t>
      </w:r>
    </w:p>
    <w:p w14:paraId="1563D15B"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环境部：负责外资项目环境影响审查。</w:t>
      </w:r>
    </w:p>
    <w:p w14:paraId="316357EB" w14:textId="77777777" w:rsidR="001B55E6" w:rsidRDefault="00000000">
      <w:pPr>
        <w:pStyle w:val="2"/>
      </w:pPr>
      <w:r>
        <w:t>外资法规</w:t>
      </w:r>
    </w:p>
    <w:p w14:paraId="226176D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涉及外国人在捷克设立公司、从事商业活动的相关法令包括：</w:t>
      </w:r>
      <w:r>
        <w:rPr>
          <w:rFonts w:ascii="Times New Roman" w:eastAsia="FangSong" w:hAnsi="Times New Roman" w:cs="Times New Roman"/>
        </w:rPr>
        <w:t>1991</w:t>
      </w:r>
      <w:r>
        <w:rPr>
          <w:rFonts w:ascii="Times New Roman" w:eastAsia="FangSong" w:hAnsi="Times New Roman" w:cs="Times New Roman"/>
        </w:rPr>
        <w:t>年《贸易许可法》、</w:t>
      </w:r>
      <w:r>
        <w:rPr>
          <w:rFonts w:ascii="Times New Roman" w:eastAsia="FangSong" w:hAnsi="Times New Roman" w:cs="Times New Roman"/>
        </w:rPr>
        <w:t>1991</w:t>
      </w:r>
      <w:r>
        <w:rPr>
          <w:rFonts w:ascii="Times New Roman" w:eastAsia="FangSong" w:hAnsi="Times New Roman" w:cs="Times New Roman"/>
        </w:rPr>
        <w:t>年《商法典》、</w:t>
      </w:r>
      <w:r>
        <w:rPr>
          <w:rFonts w:ascii="Times New Roman" w:eastAsia="FangSong" w:hAnsi="Times New Roman" w:cs="Times New Roman"/>
        </w:rPr>
        <w:t>1991</w:t>
      </w:r>
      <w:r>
        <w:rPr>
          <w:rFonts w:ascii="Times New Roman" w:eastAsia="FangSong" w:hAnsi="Times New Roman" w:cs="Times New Roman"/>
        </w:rPr>
        <w:t>年《破产兼并法》、</w:t>
      </w:r>
      <w:r>
        <w:rPr>
          <w:rFonts w:ascii="Times New Roman" w:eastAsia="FangSong" w:hAnsi="Times New Roman" w:cs="Times New Roman"/>
        </w:rPr>
        <w:t>1992</w:t>
      </w:r>
      <w:r>
        <w:rPr>
          <w:rFonts w:ascii="Times New Roman" w:eastAsia="FangSong" w:hAnsi="Times New Roman" w:cs="Times New Roman"/>
        </w:rPr>
        <w:t>年《外国人法》及修正案。若申请投资优惠，则适用</w:t>
      </w:r>
      <w:r>
        <w:rPr>
          <w:rFonts w:ascii="Times New Roman" w:eastAsia="FangSong" w:hAnsi="Times New Roman" w:cs="Times New Roman"/>
        </w:rPr>
        <w:t>2000</w:t>
      </w:r>
      <w:r>
        <w:rPr>
          <w:rFonts w:ascii="Times New Roman" w:eastAsia="FangSong" w:hAnsi="Times New Roman" w:cs="Times New Roman"/>
        </w:rPr>
        <w:t>年《投资激励法》及其修正条文。</w:t>
      </w:r>
      <w:r>
        <w:rPr>
          <w:rFonts w:ascii="Times New Roman" w:eastAsia="FangSong" w:hAnsi="Times New Roman" w:cs="Times New Roman"/>
        </w:rPr>
        <w:t>2024</w:t>
      </w:r>
      <w:r>
        <w:rPr>
          <w:rFonts w:ascii="Times New Roman" w:eastAsia="FangSong" w:hAnsi="Times New Roman" w:cs="Times New Roman"/>
        </w:rPr>
        <w:t>年</w:t>
      </w:r>
      <w:r>
        <w:rPr>
          <w:rFonts w:ascii="Times New Roman" w:eastAsia="FangSong" w:hAnsi="Times New Roman" w:cs="Times New Roman"/>
        </w:rPr>
        <w:t>5</w:t>
      </w:r>
      <w:r>
        <w:rPr>
          <w:rFonts w:ascii="Times New Roman" w:eastAsia="FangSong" w:hAnsi="Times New Roman" w:cs="Times New Roman"/>
        </w:rPr>
        <w:t>月</w:t>
      </w:r>
      <w:r>
        <w:rPr>
          <w:rFonts w:ascii="Times New Roman" w:eastAsia="FangSong" w:hAnsi="Times New Roman" w:cs="Times New Roman"/>
        </w:rPr>
        <w:lastRenderedPageBreak/>
        <w:t>1</w:t>
      </w:r>
      <w:r>
        <w:rPr>
          <w:rFonts w:ascii="Times New Roman" w:eastAsia="FangSong" w:hAnsi="Times New Roman" w:cs="Times New Roman"/>
        </w:rPr>
        <w:t>日，新修订的《投资激励法》正式生效。</w:t>
      </w:r>
    </w:p>
    <w:p w14:paraId="10194AB0" w14:textId="77777777" w:rsidR="001B55E6" w:rsidRDefault="00000000">
      <w:pPr>
        <w:pStyle w:val="2"/>
      </w:pPr>
      <w:r>
        <w:t>外资优惠政策</w:t>
      </w:r>
    </w:p>
    <w:p w14:paraId="49338579"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重点支持领域包括制造业、技术中心和商业支持服务中心，具体包括：信息和通信技术、工程机械、高技术制造业（电子、微电子、航空航天、高端设备制造、高技术汽车制造、生命科学、制药、生物技术和医疗设备等）、商业支持服务（软件开发中心、专家解决方案中心、地区总部、客户联系中心、高技术维修中心和共享服务中心等）、技术（设计）中心（创新活动、应用研发等）。</w:t>
      </w:r>
    </w:p>
    <w:p w14:paraId="4F555D1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2023</w:t>
      </w:r>
      <w:r>
        <w:rPr>
          <w:rFonts w:ascii="Times New Roman" w:eastAsia="FangSong" w:hAnsi="Times New Roman" w:cs="Times New Roman"/>
        </w:rPr>
        <w:t>年捷克政府批准《投资激励法》修正案，主要修订内容包括：</w:t>
      </w:r>
    </w:p>
    <w:p w14:paraId="3D1A11E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hint="eastAsia"/>
        </w:rPr>
        <w:t>（</w:t>
      </w:r>
      <w:r>
        <w:rPr>
          <w:rFonts w:ascii="Times New Roman" w:eastAsia="FangSong" w:hAnsi="Times New Roman" w:cs="Times New Roman" w:hint="eastAsia"/>
        </w:rPr>
        <w:t>1</w:t>
      </w:r>
      <w:r>
        <w:rPr>
          <w:rFonts w:ascii="Times New Roman" w:eastAsia="FangSong" w:hAnsi="Times New Roman" w:cs="Times New Roman" w:hint="eastAsia"/>
        </w:rPr>
        <w:t>）</w:t>
      </w:r>
      <w:r>
        <w:rPr>
          <w:rFonts w:ascii="Times New Roman" w:eastAsia="FangSong" w:hAnsi="Times New Roman" w:cs="Times New Roman"/>
        </w:rPr>
        <w:t>调整审批权限，将申请投资激励的项目分为战略性和非战略性两类；</w:t>
      </w:r>
    </w:p>
    <w:p w14:paraId="10C2E8CB"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hint="eastAsia"/>
        </w:rPr>
        <w:t>（</w:t>
      </w:r>
      <w:r>
        <w:rPr>
          <w:rFonts w:ascii="Times New Roman" w:eastAsia="FangSong" w:hAnsi="Times New Roman" w:cs="Times New Roman" w:hint="eastAsia"/>
        </w:rPr>
        <w:t>2</w:t>
      </w:r>
      <w:r>
        <w:rPr>
          <w:rFonts w:ascii="Times New Roman" w:eastAsia="FangSong" w:hAnsi="Times New Roman" w:cs="Times New Roman" w:hint="eastAsia"/>
        </w:rPr>
        <w:t>）</w:t>
      </w:r>
      <w:r>
        <w:rPr>
          <w:rFonts w:ascii="Times New Roman" w:eastAsia="FangSong" w:hAnsi="Times New Roman" w:cs="Times New Roman"/>
        </w:rPr>
        <w:t>加大对战略性投资的支持，除税收减免外，还可获得政府补贴，在经济欠发达地区此项补贴最高可达总投资的</w:t>
      </w:r>
      <w:r>
        <w:rPr>
          <w:rFonts w:ascii="Times New Roman" w:eastAsia="FangSong" w:hAnsi="Times New Roman" w:cs="Times New Roman"/>
        </w:rPr>
        <w:t>40%</w:t>
      </w:r>
      <w:r>
        <w:rPr>
          <w:rFonts w:ascii="Times New Roman" w:eastAsia="FangSong" w:hAnsi="Times New Roman" w:cs="Times New Roman"/>
        </w:rPr>
        <w:t>；</w:t>
      </w:r>
    </w:p>
    <w:p w14:paraId="08367589"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hint="eastAsia"/>
        </w:rPr>
        <w:t>（</w:t>
      </w:r>
      <w:r>
        <w:rPr>
          <w:rFonts w:ascii="Times New Roman" w:eastAsia="FangSong" w:hAnsi="Times New Roman" w:cs="Times New Roman" w:hint="eastAsia"/>
        </w:rPr>
        <w:t>3</w:t>
      </w:r>
      <w:r>
        <w:rPr>
          <w:rFonts w:ascii="Times New Roman" w:eastAsia="FangSong" w:hAnsi="Times New Roman" w:cs="Times New Roman" w:hint="eastAsia"/>
        </w:rPr>
        <w:t>）</w:t>
      </w:r>
      <w:r>
        <w:rPr>
          <w:rFonts w:ascii="Times New Roman" w:eastAsia="FangSong" w:hAnsi="Times New Roman" w:cs="Times New Roman"/>
        </w:rPr>
        <w:t>重点关注能源领域，支持为实现捷克经济和能源自给自足的战略性投资项目；</w:t>
      </w:r>
    </w:p>
    <w:p w14:paraId="57FF03B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hint="eastAsia"/>
        </w:rPr>
        <w:t>（</w:t>
      </w:r>
      <w:r>
        <w:rPr>
          <w:rFonts w:ascii="Times New Roman" w:eastAsia="FangSong" w:hAnsi="Times New Roman" w:cs="Times New Roman" w:hint="eastAsia"/>
        </w:rPr>
        <w:t>4</w:t>
      </w:r>
      <w:r>
        <w:rPr>
          <w:rFonts w:ascii="Times New Roman" w:eastAsia="FangSong" w:hAnsi="Times New Roman" w:cs="Times New Roman" w:hint="eastAsia"/>
        </w:rPr>
        <w:t>）</w:t>
      </w:r>
      <w:r>
        <w:rPr>
          <w:rFonts w:ascii="Times New Roman" w:eastAsia="FangSong" w:hAnsi="Times New Roman" w:cs="Times New Roman"/>
        </w:rPr>
        <w:t>鼓励高附加值投资，兼顾地区平衡。</w:t>
      </w:r>
    </w:p>
    <w:p w14:paraId="6F9C71DC"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2024</w:t>
      </w:r>
      <w:r>
        <w:rPr>
          <w:rFonts w:ascii="Times New Roman" w:eastAsia="FangSong" w:hAnsi="Times New Roman" w:cs="Times New Roman"/>
        </w:rPr>
        <w:t>年</w:t>
      </w:r>
      <w:r>
        <w:rPr>
          <w:rFonts w:ascii="Times New Roman" w:eastAsia="FangSong" w:hAnsi="Times New Roman" w:cs="Times New Roman"/>
        </w:rPr>
        <w:t>1</w:t>
      </w:r>
      <w:r>
        <w:rPr>
          <w:rFonts w:ascii="Times New Roman" w:eastAsia="FangSong" w:hAnsi="Times New Roman" w:cs="Times New Roman"/>
        </w:rPr>
        <w:t>月，《投资激励法》修正案正式生效，进一步简化为制造业、科技中心、商业支持服务中心及战略投资等领域的项目提供投资激励的流程。</w:t>
      </w:r>
    </w:p>
    <w:p w14:paraId="5FC90220" w14:textId="77777777" w:rsidR="001B55E6" w:rsidRDefault="00000000">
      <w:pPr>
        <w:pStyle w:val="2"/>
      </w:pPr>
      <w:r>
        <w:t>投资行业的规定</w:t>
      </w:r>
    </w:p>
    <w:p w14:paraId="2B54873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禁止的行业：涉及化学武器和危险化学物质的行业。</w:t>
      </w:r>
    </w:p>
    <w:p w14:paraId="62AC074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限制的行业：军用产品工业、核燃料（铀）开采工业、对环境危害严重的行业（如高耗能、高污染的焦炼和化工生产项目）、资源开采行业。对这些行业投资须经过有关政府职能部门严格审批，同时接受政府严格监管。</w:t>
      </w:r>
    </w:p>
    <w:p w14:paraId="1166C51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lastRenderedPageBreak/>
        <w:t>重点审查的行业：《外国投资审查法》列出受审查的重点行业领域包括国防安全、关键基础设施、信息通讯技术、核能、生物医药技术、人工智能、机器人、半导体等。</w:t>
      </w:r>
    </w:p>
    <w:p w14:paraId="6C75C28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外资参与当地农业投资合作的规定：自</w:t>
      </w:r>
      <w:r>
        <w:rPr>
          <w:rFonts w:ascii="Times New Roman" w:eastAsia="FangSong" w:hAnsi="Times New Roman" w:cs="Times New Roman"/>
        </w:rPr>
        <w:t>2009</w:t>
      </w:r>
      <w:r>
        <w:rPr>
          <w:rFonts w:ascii="Times New Roman" w:eastAsia="FangSong" w:hAnsi="Times New Roman" w:cs="Times New Roman"/>
        </w:rPr>
        <w:t>年</w:t>
      </w:r>
      <w:r>
        <w:rPr>
          <w:rFonts w:ascii="Times New Roman" w:eastAsia="FangSong" w:hAnsi="Times New Roman" w:cs="Times New Roman"/>
        </w:rPr>
        <w:t>5</w:t>
      </w:r>
      <w:r>
        <w:rPr>
          <w:rFonts w:ascii="Times New Roman" w:eastAsia="FangSong" w:hAnsi="Times New Roman" w:cs="Times New Roman"/>
        </w:rPr>
        <w:t>月</w:t>
      </w:r>
      <w:r>
        <w:rPr>
          <w:rFonts w:ascii="Times New Roman" w:eastAsia="FangSong" w:hAnsi="Times New Roman" w:cs="Times New Roman"/>
        </w:rPr>
        <w:t>1</w:t>
      </w:r>
      <w:r>
        <w:rPr>
          <w:rFonts w:ascii="Times New Roman" w:eastAsia="FangSong" w:hAnsi="Times New Roman" w:cs="Times New Roman"/>
        </w:rPr>
        <w:t>日起，私人所有土地可自由向外国人或公司转让，但对国有农用土地或森林用地转让有严格限制。针对农业用地，欧盟居民或获得捷克永久居留权的居民有优先权。在捷克注册法律实体获得农业用地条件很苛刻，需与捷克土地基金进行谈判。</w:t>
      </w:r>
    </w:p>
    <w:p w14:paraId="64C9A944" w14:textId="77777777" w:rsidR="001B55E6" w:rsidRDefault="00000000">
      <w:pPr>
        <w:spacing w:beforeLines="50" w:before="211" w:afterLines="50" w:after="211" w:line="500" w:lineRule="exact"/>
        <w:ind w:firstLineChars="200" w:firstLine="480"/>
        <w:rPr>
          <w:ins w:id="0" w:author="孙玉龙" w:date="2026-07-31T09:18:00Z" w16du:dateUtc="2026-07-31T01:18:00Z"/>
          <w:rFonts w:ascii="Times New Roman" w:eastAsia="FangSong" w:hAnsi="Times New Roman" w:cs="Times New Roman"/>
        </w:rPr>
      </w:pPr>
      <w:r>
        <w:rPr>
          <w:rFonts w:ascii="Times New Roman" w:eastAsia="FangSong" w:hAnsi="Times New Roman" w:cs="Times New Roman"/>
        </w:rPr>
        <w:t>外资参与当地林业投资合作的规定：对国有森林用地的转让有严格限制，规定仅能转让给市政府或公共机构。</w:t>
      </w:r>
    </w:p>
    <w:p w14:paraId="3C228912" w14:textId="77777777" w:rsidR="00EE3204" w:rsidRDefault="00EE3204" w:rsidP="00EE3204">
      <w:pPr>
        <w:spacing w:afterLines="50" w:after="211" w:line="440" w:lineRule="exact"/>
        <w:ind w:firstLine="480"/>
        <w:rPr>
          <w:ins w:id="1" w:author="孙玉龙" w:date="2026-07-31T09:18:00Z" w16du:dateUtc="2026-07-31T01:18:00Z"/>
          <w:rFonts w:ascii="Times New Roman" w:eastAsia="FangSong" w:hAnsi="Times New Roman" w:cs="Times New Roman"/>
        </w:rPr>
      </w:pPr>
      <w:ins w:id="2" w:author="孙玉龙" w:date="2026-07-31T09:18:00Z" w16du:dateUtc="2026-07-31T01:18:00Z">
        <w:r w:rsidRPr="00B25EDE">
          <w:rPr>
            <w:rFonts w:ascii="Times New Roman" w:eastAsia="FangSong" w:hAnsi="Times New Roman" w:cs="Times New Roman" w:hint="eastAsia"/>
          </w:rPr>
          <w:t>根据《</w:t>
        </w:r>
        <w:r w:rsidRPr="00B25EDE">
          <w:rPr>
            <w:rFonts w:ascii="Times New Roman" w:eastAsia="FangSong" w:hAnsi="Times New Roman" w:cs="Times New Roman" w:hint="eastAsia"/>
          </w:rPr>
          <w:t>FDI</w:t>
        </w:r>
        <w:r w:rsidRPr="00B25EDE">
          <w:rPr>
            <w:rFonts w:ascii="Times New Roman" w:eastAsia="FangSong" w:hAnsi="Times New Roman" w:cs="Times New Roman" w:hint="eastAsia"/>
          </w:rPr>
          <w:t>审查法》第</w:t>
        </w:r>
        <w:r w:rsidRPr="00B25EDE">
          <w:rPr>
            <w:rFonts w:ascii="Times New Roman" w:eastAsia="FangSong" w:hAnsi="Times New Roman" w:cs="Times New Roman" w:hint="eastAsia"/>
          </w:rPr>
          <w:t>5</w:t>
        </w:r>
        <w:r w:rsidRPr="00B25EDE">
          <w:rPr>
            <w:rFonts w:ascii="Times New Roman" w:eastAsia="FangSong" w:hAnsi="Times New Roman" w:cs="Times New Roman" w:hint="eastAsia"/>
          </w:rPr>
          <w:t>条，当外商投资使投资者获得捷克目标企业至少</w:t>
        </w:r>
        <w:r w:rsidRPr="00B25EDE">
          <w:rPr>
            <w:rFonts w:ascii="Times New Roman" w:eastAsia="FangSong" w:hAnsi="Times New Roman" w:cs="Times New Roman" w:hint="eastAsia"/>
          </w:rPr>
          <w:t>10%</w:t>
        </w:r>
        <w:r w:rsidRPr="00B25EDE">
          <w:rPr>
            <w:rFonts w:ascii="Times New Roman" w:eastAsia="FangSong" w:hAnsi="Times New Roman" w:cs="Times New Roman" w:hint="eastAsia"/>
          </w:rPr>
          <w:t>的表决权、取得管理机构任免权，或取得对关键资产、系统及技术的控制与访问权限时，即被认定为取得了“有效控制权”。</w:t>
        </w:r>
        <w:r>
          <w:rPr>
            <w:rFonts w:ascii="Times New Roman" w:eastAsia="FangSong" w:hAnsi="Times New Roman" w:cs="Times New Roman" w:hint="eastAsia"/>
          </w:rPr>
          <w:t>根据风险程度的不同，</w:t>
        </w:r>
        <w:r w:rsidRPr="00B25EDE">
          <w:rPr>
            <w:rFonts w:ascii="Times New Roman" w:eastAsia="FangSong" w:hAnsi="Times New Roman" w:cs="Times New Roman" w:hint="eastAsia"/>
          </w:rPr>
          <w:t>《</w:t>
        </w:r>
        <w:r w:rsidRPr="00B25EDE">
          <w:rPr>
            <w:rFonts w:ascii="Times New Roman" w:eastAsia="FangSong" w:hAnsi="Times New Roman" w:cs="Times New Roman" w:hint="eastAsia"/>
          </w:rPr>
          <w:t>FDI</w:t>
        </w:r>
        <w:r w:rsidRPr="00B25EDE">
          <w:rPr>
            <w:rFonts w:ascii="Times New Roman" w:eastAsia="FangSong" w:hAnsi="Times New Roman" w:cs="Times New Roman" w:hint="eastAsia"/>
          </w:rPr>
          <w:t>审查法》</w:t>
        </w:r>
        <w:r>
          <w:rPr>
            <w:rFonts w:ascii="Times New Roman" w:eastAsia="FangSong" w:hAnsi="Times New Roman" w:cs="Times New Roman" w:hint="eastAsia"/>
          </w:rPr>
          <w:t>将审查程序划分为三种主要类型：</w:t>
        </w:r>
      </w:ins>
    </w:p>
    <w:tbl>
      <w:tblPr>
        <w:tblStyle w:val="ae"/>
        <w:tblW w:w="0" w:type="auto"/>
        <w:tblLook w:val="04A0" w:firstRow="1" w:lastRow="0" w:firstColumn="1" w:lastColumn="0" w:noHBand="0" w:noVBand="1"/>
      </w:tblPr>
      <w:tblGrid>
        <w:gridCol w:w="1623"/>
        <w:gridCol w:w="2345"/>
        <w:gridCol w:w="2331"/>
        <w:gridCol w:w="2331"/>
      </w:tblGrid>
      <w:tr w:rsidR="00EE3204" w14:paraId="00583C0B" w14:textId="77777777" w:rsidTr="006A7849">
        <w:trPr>
          <w:ins w:id="3" w:author="孙玉龙" w:date="2026-07-31T09:18:00Z" w16du:dateUtc="2026-07-31T01:18:00Z"/>
        </w:trPr>
        <w:tc>
          <w:tcPr>
            <w:tcW w:w="1696" w:type="dxa"/>
          </w:tcPr>
          <w:p w14:paraId="13F1574D" w14:textId="77777777" w:rsidR="00EE3204" w:rsidRPr="007D05F8" w:rsidRDefault="00EE3204" w:rsidP="006A7849">
            <w:pPr>
              <w:spacing w:afterLines="50" w:after="211" w:line="440" w:lineRule="exact"/>
              <w:rPr>
                <w:ins w:id="4" w:author="孙玉龙" w:date="2026-07-31T09:18:00Z" w16du:dateUtc="2026-07-31T01:18:00Z"/>
                <w:rFonts w:ascii="Times New Roman" w:eastAsia="FangSong" w:hAnsi="Times New Roman" w:cs="Times New Roman" w:hint="eastAsia"/>
                <w:b/>
                <w:bCs/>
              </w:rPr>
            </w:pPr>
            <w:ins w:id="5" w:author="孙玉龙" w:date="2026-07-31T09:18:00Z" w16du:dateUtc="2026-07-31T01:18:00Z">
              <w:r w:rsidRPr="007D05F8">
                <w:rPr>
                  <w:rFonts w:ascii="Times New Roman" w:eastAsia="FangSong" w:hAnsi="Times New Roman" w:cs="Times New Roman" w:hint="eastAsia"/>
                  <w:b/>
                  <w:bCs/>
                </w:rPr>
                <w:t>审查程序类型</w:t>
              </w:r>
            </w:ins>
          </w:p>
        </w:tc>
        <w:tc>
          <w:tcPr>
            <w:tcW w:w="2440" w:type="dxa"/>
          </w:tcPr>
          <w:p w14:paraId="2CAEDDB2" w14:textId="77777777" w:rsidR="00EE3204" w:rsidRPr="007D05F8" w:rsidRDefault="00EE3204" w:rsidP="006A7849">
            <w:pPr>
              <w:spacing w:afterLines="50" w:after="211" w:line="440" w:lineRule="exact"/>
              <w:rPr>
                <w:ins w:id="6" w:author="孙玉龙" w:date="2026-07-31T09:18:00Z" w16du:dateUtc="2026-07-31T01:18:00Z"/>
                <w:rFonts w:ascii="Times New Roman" w:eastAsia="FangSong" w:hAnsi="Times New Roman" w:cs="Times New Roman" w:hint="eastAsia"/>
                <w:b/>
                <w:bCs/>
              </w:rPr>
            </w:pPr>
            <w:ins w:id="7" w:author="孙玉龙" w:date="2026-07-31T09:18:00Z" w16du:dateUtc="2026-07-31T01:18:00Z">
              <w:r w:rsidRPr="007D05F8">
                <w:rPr>
                  <w:rFonts w:ascii="Times New Roman" w:eastAsia="FangSong" w:hAnsi="Times New Roman" w:cs="Times New Roman" w:hint="eastAsia"/>
                  <w:b/>
                  <w:bCs/>
                </w:rPr>
                <w:t>法律依据与适用行业范围</w:t>
              </w:r>
            </w:ins>
          </w:p>
        </w:tc>
        <w:tc>
          <w:tcPr>
            <w:tcW w:w="2440" w:type="dxa"/>
          </w:tcPr>
          <w:p w14:paraId="4B7BBC65" w14:textId="77777777" w:rsidR="00EE3204" w:rsidRPr="007D05F8" w:rsidRDefault="00EE3204" w:rsidP="006A7849">
            <w:pPr>
              <w:spacing w:afterLines="50" w:after="211" w:line="440" w:lineRule="exact"/>
              <w:rPr>
                <w:ins w:id="8" w:author="孙玉龙" w:date="2026-07-31T09:18:00Z" w16du:dateUtc="2026-07-31T01:18:00Z"/>
                <w:rFonts w:ascii="Times New Roman" w:eastAsia="FangSong" w:hAnsi="Times New Roman" w:cs="Times New Roman" w:hint="eastAsia"/>
                <w:b/>
                <w:bCs/>
              </w:rPr>
            </w:pPr>
            <w:ins w:id="9" w:author="孙玉龙" w:date="2026-07-31T09:18:00Z" w16du:dateUtc="2026-07-31T01:18:00Z">
              <w:r w:rsidRPr="007D05F8">
                <w:rPr>
                  <w:rFonts w:ascii="Times New Roman" w:eastAsia="FangSong" w:hAnsi="Times New Roman" w:cs="Times New Roman" w:hint="eastAsia"/>
                  <w:b/>
                  <w:bCs/>
                </w:rPr>
                <w:t>法律义务与程序特征</w:t>
              </w:r>
            </w:ins>
          </w:p>
        </w:tc>
        <w:tc>
          <w:tcPr>
            <w:tcW w:w="2440" w:type="dxa"/>
          </w:tcPr>
          <w:p w14:paraId="64F75A83" w14:textId="77777777" w:rsidR="00EE3204" w:rsidRPr="007D05F8" w:rsidRDefault="00EE3204" w:rsidP="006A7849">
            <w:pPr>
              <w:spacing w:afterLines="50" w:after="211" w:line="440" w:lineRule="exact"/>
              <w:rPr>
                <w:ins w:id="10" w:author="孙玉龙" w:date="2026-07-31T09:18:00Z" w16du:dateUtc="2026-07-31T01:18:00Z"/>
                <w:rFonts w:ascii="Times New Roman" w:eastAsia="FangSong" w:hAnsi="Times New Roman" w:cs="Times New Roman" w:hint="eastAsia"/>
                <w:b/>
                <w:bCs/>
              </w:rPr>
            </w:pPr>
            <w:ins w:id="11" w:author="孙玉龙" w:date="2026-07-31T09:18:00Z" w16du:dateUtc="2026-07-31T01:18:00Z">
              <w:r w:rsidRPr="007D05F8">
                <w:rPr>
                  <w:rFonts w:ascii="Times New Roman" w:eastAsia="FangSong" w:hAnsi="Times New Roman" w:cs="Times New Roman" w:hint="eastAsia"/>
                  <w:b/>
                  <w:bCs/>
                </w:rPr>
                <w:t>决策与审查时限</w:t>
              </w:r>
            </w:ins>
          </w:p>
        </w:tc>
      </w:tr>
      <w:tr w:rsidR="00EE3204" w:rsidRPr="007D05F8" w14:paraId="3207FBAF" w14:textId="77777777" w:rsidTr="006A7849">
        <w:trPr>
          <w:ins w:id="12" w:author="孙玉龙" w:date="2026-07-31T09:18:00Z" w16du:dateUtc="2026-07-31T01:18:00Z"/>
        </w:trPr>
        <w:tc>
          <w:tcPr>
            <w:tcW w:w="1696" w:type="dxa"/>
          </w:tcPr>
          <w:p w14:paraId="54042D6A" w14:textId="77777777" w:rsidR="00EE3204" w:rsidRDefault="00EE3204" w:rsidP="006A7849">
            <w:pPr>
              <w:spacing w:afterLines="50" w:after="211" w:line="440" w:lineRule="exact"/>
              <w:rPr>
                <w:ins w:id="13" w:author="孙玉龙" w:date="2026-07-31T09:18:00Z" w16du:dateUtc="2026-07-31T01:18:00Z"/>
                <w:rFonts w:ascii="Times New Roman" w:eastAsia="FangSong" w:hAnsi="Times New Roman" w:cs="Times New Roman" w:hint="eastAsia"/>
              </w:rPr>
            </w:pPr>
            <w:ins w:id="14" w:author="孙玉龙" w:date="2026-07-31T09:18:00Z" w16du:dateUtc="2026-07-31T01:18:00Z">
              <w:r>
                <w:rPr>
                  <w:rFonts w:ascii="Times New Roman" w:eastAsia="FangSong" w:hAnsi="Times New Roman" w:cs="Times New Roman" w:hint="eastAsia"/>
                </w:rPr>
                <w:t>强制性前置审批程序</w:t>
              </w:r>
            </w:ins>
          </w:p>
        </w:tc>
        <w:tc>
          <w:tcPr>
            <w:tcW w:w="2440" w:type="dxa"/>
          </w:tcPr>
          <w:p w14:paraId="3F4F16EC" w14:textId="77777777" w:rsidR="00EE3204" w:rsidRDefault="00EE3204" w:rsidP="006A7849">
            <w:pPr>
              <w:spacing w:afterLines="50" w:after="211" w:line="440" w:lineRule="exact"/>
              <w:rPr>
                <w:ins w:id="15" w:author="孙玉龙" w:date="2026-07-31T09:18:00Z" w16du:dateUtc="2026-07-31T01:18:00Z"/>
                <w:rFonts w:ascii="Times New Roman" w:eastAsia="FangSong" w:hAnsi="Times New Roman" w:cs="Times New Roman"/>
              </w:rPr>
            </w:pPr>
            <w:ins w:id="16" w:author="孙玉龙" w:date="2026-07-31T09:18:00Z" w16du:dateUtc="2026-07-31T01:18:00Z">
              <w:r w:rsidRPr="00B25EDE">
                <w:rPr>
                  <w:rFonts w:ascii="Times New Roman" w:eastAsia="FangSong" w:hAnsi="Times New Roman" w:cs="Times New Roman" w:hint="eastAsia"/>
                </w:rPr>
                <w:t>《</w:t>
              </w:r>
              <w:r w:rsidRPr="00B25EDE">
                <w:rPr>
                  <w:rFonts w:ascii="Times New Roman" w:eastAsia="FangSong" w:hAnsi="Times New Roman" w:cs="Times New Roman" w:hint="eastAsia"/>
                </w:rPr>
                <w:t>FDI</w:t>
              </w:r>
              <w:r w:rsidRPr="00B25EDE">
                <w:rPr>
                  <w:rFonts w:ascii="Times New Roman" w:eastAsia="FangSong" w:hAnsi="Times New Roman" w:cs="Times New Roman" w:hint="eastAsia"/>
                </w:rPr>
                <w:t>审查法》</w:t>
              </w:r>
              <w:r>
                <w:rPr>
                  <w:rFonts w:ascii="Times New Roman" w:eastAsia="FangSong" w:hAnsi="Times New Roman" w:cs="Times New Roman" w:hint="eastAsia"/>
                </w:rPr>
                <w:t>第</w:t>
              </w:r>
              <w:r>
                <w:rPr>
                  <w:rFonts w:ascii="Times New Roman" w:eastAsia="FangSong" w:hAnsi="Times New Roman" w:cs="Times New Roman" w:hint="eastAsia"/>
                </w:rPr>
                <w:t>7</w:t>
              </w:r>
              <w:r>
                <w:rPr>
                  <w:rFonts w:ascii="Times New Roman" w:eastAsia="FangSong" w:hAnsi="Times New Roman" w:cs="Times New Roman" w:hint="eastAsia"/>
                </w:rPr>
                <w:t>条：</w:t>
              </w:r>
            </w:ins>
          </w:p>
          <w:p w14:paraId="582F34AC" w14:textId="77777777" w:rsidR="00EE3204" w:rsidRPr="0087151A" w:rsidRDefault="00EE3204" w:rsidP="006A7849">
            <w:pPr>
              <w:spacing w:afterLines="50" w:after="211" w:line="440" w:lineRule="exact"/>
              <w:rPr>
                <w:ins w:id="17" w:author="孙玉龙" w:date="2026-07-31T09:18:00Z" w16du:dateUtc="2026-07-31T01:18:00Z"/>
                <w:rFonts w:ascii="Times New Roman" w:eastAsia="FangSong" w:hAnsi="Times New Roman" w:cs="Times New Roman"/>
              </w:rPr>
            </w:pPr>
            <w:ins w:id="18" w:author="孙玉龙" w:date="2026-07-31T09:18:00Z" w16du:dateUtc="2026-07-31T01:18:00Z">
              <w:r w:rsidRPr="0087151A">
                <w:rPr>
                  <w:rFonts w:ascii="Times New Roman" w:eastAsia="FangSong" w:hAnsi="Times New Roman" w:cs="Times New Roman"/>
                </w:rPr>
                <w:t xml:space="preserve">• </w:t>
              </w:r>
              <w:r w:rsidRPr="0087151A">
                <w:rPr>
                  <w:rFonts w:ascii="Times New Roman" w:eastAsia="FangSong" w:hAnsi="Times New Roman" w:cs="Times New Roman" w:hint="eastAsia"/>
                </w:rPr>
                <w:t>军事物资研发、制造、创新及全寿命周期服务</w:t>
              </w:r>
            </w:ins>
          </w:p>
          <w:p w14:paraId="26049BA1" w14:textId="77777777" w:rsidR="00EE3204" w:rsidRPr="0087151A" w:rsidRDefault="00EE3204" w:rsidP="006A7849">
            <w:pPr>
              <w:spacing w:afterLines="50" w:after="211" w:line="440" w:lineRule="exact"/>
              <w:rPr>
                <w:ins w:id="19" w:author="孙玉龙" w:date="2026-07-31T09:18:00Z" w16du:dateUtc="2026-07-31T01:18:00Z"/>
                <w:rFonts w:ascii="Times New Roman" w:eastAsia="FangSong" w:hAnsi="Times New Roman" w:cs="Times New Roman"/>
              </w:rPr>
            </w:pPr>
            <w:ins w:id="20" w:author="孙玉龙" w:date="2026-07-31T09:18:00Z" w16du:dateUtc="2026-07-31T01:18:00Z">
              <w:r w:rsidRPr="0087151A">
                <w:rPr>
                  <w:rFonts w:ascii="Times New Roman" w:eastAsia="FangSong" w:hAnsi="Times New Roman" w:cs="Times New Roman" w:hint="cs"/>
                </w:rPr>
                <w:t>•</w:t>
              </w:r>
              <w:r w:rsidRPr="0087151A">
                <w:rPr>
                  <w:rFonts w:ascii="Times New Roman" w:eastAsia="FangSong" w:hAnsi="Times New Roman" w:cs="Times New Roman"/>
                </w:rPr>
                <w:t xml:space="preserve"> EC 428/2009</w:t>
              </w:r>
              <w:r w:rsidRPr="0087151A">
                <w:rPr>
                  <w:rFonts w:ascii="Times New Roman" w:eastAsia="FangSong" w:hAnsi="Times New Roman" w:cs="Times New Roman" w:hint="eastAsia"/>
                </w:rPr>
                <w:t>附件四</w:t>
              </w:r>
              <w:r>
                <w:rPr>
                  <w:rFonts w:ascii="Times New Roman" w:eastAsia="FangSong" w:hAnsi="Times New Roman" w:cs="Times New Roman" w:hint="eastAsia"/>
                </w:rPr>
                <w:t>内的</w:t>
              </w:r>
              <w:r w:rsidRPr="0087151A">
                <w:rPr>
                  <w:rFonts w:ascii="Times New Roman" w:eastAsia="FangSong" w:hAnsi="Times New Roman" w:cs="Times New Roman" w:hint="eastAsia"/>
                </w:rPr>
                <w:t>两用物项开发或制造</w:t>
              </w:r>
            </w:ins>
          </w:p>
          <w:p w14:paraId="19D32D9B" w14:textId="77777777" w:rsidR="00EE3204" w:rsidRPr="0087151A" w:rsidRDefault="00EE3204" w:rsidP="006A7849">
            <w:pPr>
              <w:spacing w:afterLines="50" w:after="211" w:line="440" w:lineRule="exact"/>
              <w:rPr>
                <w:ins w:id="21" w:author="孙玉龙" w:date="2026-07-31T09:18:00Z" w16du:dateUtc="2026-07-31T01:18:00Z"/>
                <w:rFonts w:ascii="Times New Roman" w:eastAsia="FangSong" w:hAnsi="Times New Roman" w:cs="Times New Roman"/>
              </w:rPr>
            </w:pPr>
            <w:ins w:id="22" w:author="孙玉龙" w:date="2026-07-31T09:18:00Z" w16du:dateUtc="2026-07-31T01:18:00Z">
              <w:r w:rsidRPr="0087151A">
                <w:rPr>
                  <w:rFonts w:ascii="Times New Roman" w:eastAsia="FangSong" w:hAnsi="Times New Roman" w:cs="Times New Roman" w:hint="cs"/>
                </w:rPr>
                <w:t>•</w:t>
              </w:r>
              <w:r w:rsidRPr="0087151A">
                <w:rPr>
                  <w:rFonts w:ascii="Times New Roman" w:eastAsia="FangSong" w:hAnsi="Times New Roman" w:cs="Times New Roman"/>
                </w:rPr>
                <w:t xml:space="preserve"> </w:t>
              </w:r>
              <w:r w:rsidRPr="0087151A">
                <w:rPr>
                  <w:rFonts w:ascii="Times New Roman" w:eastAsia="FangSong" w:hAnsi="Times New Roman" w:cs="Times New Roman" w:hint="eastAsia"/>
                </w:rPr>
                <w:t>关键基础设施要素</w:t>
              </w:r>
              <w:r w:rsidRPr="0087151A">
                <w:rPr>
                  <w:rFonts w:ascii="Times New Roman" w:eastAsia="FangSong" w:hAnsi="Times New Roman" w:cs="Times New Roman" w:hint="eastAsia"/>
                </w:rPr>
                <w:lastRenderedPageBreak/>
                <w:t>运营</w:t>
              </w:r>
            </w:ins>
          </w:p>
          <w:p w14:paraId="55895D09" w14:textId="77777777" w:rsidR="00EE3204" w:rsidRDefault="00EE3204" w:rsidP="006A7849">
            <w:pPr>
              <w:spacing w:afterLines="50" w:after="211" w:line="440" w:lineRule="exact"/>
              <w:rPr>
                <w:ins w:id="23" w:author="孙玉龙" w:date="2026-07-31T09:18:00Z" w16du:dateUtc="2026-07-31T01:18:00Z"/>
                <w:rFonts w:ascii="Times New Roman" w:eastAsia="FangSong" w:hAnsi="Times New Roman" w:cs="Times New Roman" w:hint="eastAsia"/>
              </w:rPr>
            </w:pPr>
            <w:ins w:id="24" w:author="孙玉龙" w:date="2026-07-31T09:18:00Z" w16du:dateUtc="2026-07-31T01:18:00Z">
              <w:r w:rsidRPr="0087151A">
                <w:rPr>
                  <w:rFonts w:ascii="Times New Roman" w:eastAsia="FangSong" w:hAnsi="Times New Roman" w:cs="Times New Roman" w:hint="cs"/>
                </w:rPr>
                <w:t>•</w:t>
              </w:r>
              <w:r w:rsidRPr="0087151A">
                <w:rPr>
                  <w:rFonts w:ascii="Times New Roman" w:eastAsia="FangSong" w:hAnsi="Times New Roman" w:cs="Times New Roman"/>
                </w:rPr>
                <w:t xml:space="preserve"> </w:t>
              </w:r>
              <w:r w:rsidRPr="0087151A">
                <w:rPr>
                  <w:rFonts w:ascii="Times New Roman" w:eastAsia="FangSong" w:hAnsi="Times New Roman" w:cs="Times New Roman" w:hint="eastAsia"/>
                </w:rPr>
                <w:t>关键信息</w:t>
              </w:r>
              <w:r w:rsidRPr="0087151A">
                <w:rPr>
                  <w:rFonts w:ascii="Times New Roman" w:eastAsia="FangSong" w:hAnsi="Times New Roman" w:cs="Times New Roman"/>
                </w:rPr>
                <w:t>/</w:t>
              </w:r>
              <w:r w:rsidRPr="0087151A">
                <w:rPr>
                  <w:rFonts w:ascii="Times New Roman" w:eastAsia="FangSong" w:hAnsi="Times New Roman" w:cs="Times New Roman" w:hint="eastAsia"/>
                </w:rPr>
                <w:t>通信系统管理员或基本服务运营商</w:t>
              </w:r>
            </w:ins>
          </w:p>
        </w:tc>
        <w:tc>
          <w:tcPr>
            <w:tcW w:w="2440" w:type="dxa"/>
          </w:tcPr>
          <w:p w14:paraId="11C31849" w14:textId="77777777" w:rsidR="00EE3204" w:rsidRPr="007D05F8" w:rsidRDefault="00EE3204" w:rsidP="006A7849">
            <w:pPr>
              <w:spacing w:afterLines="50" w:after="211" w:line="440" w:lineRule="exact"/>
              <w:rPr>
                <w:ins w:id="25" w:author="孙玉龙" w:date="2026-07-31T09:18:00Z" w16du:dateUtc="2026-07-31T01:18:00Z"/>
                <w:rFonts w:ascii="Times New Roman" w:eastAsia="FangSong" w:hAnsi="Times New Roman" w:cs="Times New Roman" w:hint="eastAsia"/>
              </w:rPr>
            </w:pPr>
            <w:ins w:id="26" w:author="孙玉龙" w:date="2026-07-31T09:18:00Z" w16du:dateUtc="2026-07-31T01:18:00Z">
              <w:r w:rsidRPr="007D05F8">
                <w:rPr>
                  <w:rFonts w:ascii="Times New Roman" w:eastAsia="FangSong" w:hAnsi="Times New Roman" w:cs="Times New Roman" w:hint="eastAsia"/>
                </w:rPr>
                <w:lastRenderedPageBreak/>
                <w:t>主管机关：工业和贸易部</w:t>
              </w:r>
            </w:ins>
          </w:p>
          <w:p w14:paraId="04875F39" w14:textId="77777777" w:rsidR="00EE3204" w:rsidRPr="007D05F8" w:rsidRDefault="00EE3204" w:rsidP="006A7849">
            <w:pPr>
              <w:spacing w:afterLines="50" w:after="211" w:line="440" w:lineRule="exact"/>
              <w:rPr>
                <w:ins w:id="27" w:author="孙玉龙" w:date="2026-07-31T09:18:00Z" w16du:dateUtc="2026-07-31T01:18:00Z"/>
                <w:rFonts w:ascii="Times New Roman" w:eastAsia="FangSong" w:hAnsi="Times New Roman" w:cs="Times New Roman"/>
              </w:rPr>
            </w:pPr>
            <w:ins w:id="28" w:author="孙玉龙" w:date="2026-07-31T09:18:00Z" w16du:dateUtc="2026-07-31T01:18:00Z">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必须事先申请许可，未获批即交割属非法</w:t>
              </w:r>
            </w:ins>
          </w:p>
          <w:p w14:paraId="585CB1BF" w14:textId="77777777" w:rsidR="00EE3204" w:rsidRPr="007D05F8" w:rsidRDefault="00EE3204" w:rsidP="006A7849">
            <w:pPr>
              <w:spacing w:afterLines="50" w:after="211" w:line="440" w:lineRule="exact"/>
              <w:rPr>
                <w:ins w:id="29" w:author="孙玉龙" w:date="2026-07-31T09:18:00Z" w16du:dateUtc="2026-07-31T01:18:00Z"/>
                <w:rFonts w:ascii="Times New Roman" w:eastAsia="FangSong" w:hAnsi="Times New Roman" w:cs="Times New Roman"/>
              </w:rPr>
            </w:pPr>
            <w:ins w:id="30" w:author="孙玉龙" w:date="2026-07-31T09:18:00Z" w16du:dateUtc="2026-07-31T01:18:00Z">
              <w:r w:rsidRPr="007D05F8">
                <w:rPr>
                  <w:rFonts w:ascii="Times New Roman" w:eastAsia="FangSong" w:hAnsi="Times New Roman" w:cs="Times New Roman" w:hint="cs"/>
                </w:rPr>
                <w:t>•</w:t>
              </w:r>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工贸部强制征询多部门（含财政部）意见，相关机构逾期不回复视为推定同</w:t>
              </w:r>
              <w:r w:rsidRPr="007D05F8">
                <w:rPr>
                  <w:rFonts w:ascii="Times New Roman" w:eastAsia="FangSong" w:hAnsi="Times New Roman" w:cs="Times New Roman" w:hint="eastAsia"/>
                </w:rPr>
                <w:lastRenderedPageBreak/>
                <w:t>意（第</w:t>
              </w:r>
              <w:r w:rsidRPr="007D05F8">
                <w:rPr>
                  <w:rFonts w:ascii="Times New Roman" w:eastAsia="FangSong" w:hAnsi="Times New Roman" w:cs="Times New Roman"/>
                </w:rPr>
                <w:t>11</w:t>
              </w:r>
              <w:r w:rsidRPr="007D05F8">
                <w:rPr>
                  <w:rFonts w:ascii="Times New Roman" w:eastAsia="FangSong" w:hAnsi="Times New Roman" w:cs="Times New Roman" w:hint="eastAsia"/>
                </w:rPr>
                <w:t>条第</w:t>
              </w:r>
              <w:r w:rsidRPr="007D05F8">
                <w:rPr>
                  <w:rFonts w:ascii="Times New Roman" w:eastAsia="FangSong" w:hAnsi="Times New Roman" w:cs="Times New Roman"/>
                </w:rPr>
                <w:t>3</w:t>
              </w:r>
              <w:r w:rsidRPr="007D05F8">
                <w:rPr>
                  <w:rFonts w:ascii="Times New Roman" w:eastAsia="FangSong" w:hAnsi="Times New Roman" w:cs="Times New Roman" w:hint="eastAsia"/>
                </w:rPr>
                <w:t>款）</w:t>
              </w:r>
            </w:ins>
          </w:p>
          <w:p w14:paraId="771BD462" w14:textId="77777777" w:rsidR="00EE3204" w:rsidRPr="007D05F8" w:rsidRDefault="00EE3204" w:rsidP="006A7849">
            <w:pPr>
              <w:spacing w:afterLines="50" w:after="211" w:line="440" w:lineRule="exact"/>
              <w:rPr>
                <w:ins w:id="31" w:author="孙玉龙" w:date="2026-07-31T09:18:00Z" w16du:dateUtc="2026-07-31T01:18:00Z"/>
                <w:rFonts w:ascii="Times New Roman" w:eastAsia="FangSong" w:hAnsi="Times New Roman" w:cs="Times New Roman"/>
              </w:rPr>
            </w:pPr>
            <w:ins w:id="32" w:author="孙玉龙" w:date="2026-07-31T09:18:00Z" w16du:dateUtc="2026-07-31T01:18:00Z">
              <w:r w:rsidRPr="007D05F8">
                <w:rPr>
                  <w:rFonts w:ascii="Times New Roman" w:eastAsia="FangSong" w:hAnsi="Times New Roman" w:cs="Times New Roman" w:hint="cs"/>
                </w:rPr>
                <w:t>•</w:t>
              </w:r>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可进行附条件谈判（第</w:t>
              </w:r>
              <w:r w:rsidRPr="007D05F8">
                <w:rPr>
                  <w:rFonts w:ascii="Times New Roman" w:eastAsia="FangSong" w:hAnsi="Times New Roman" w:cs="Times New Roman"/>
                </w:rPr>
                <w:t>12</w:t>
              </w:r>
              <w:r w:rsidRPr="007D05F8">
                <w:rPr>
                  <w:rFonts w:ascii="Times New Roman" w:eastAsia="FangSong" w:hAnsi="Times New Roman" w:cs="Times New Roman" w:hint="eastAsia"/>
                </w:rPr>
                <w:t>条），不配合可导致驳回</w:t>
              </w:r>
            </w:ins>
          </w:p>
          <w:p w14:paraId="01AFB84E" w14:textId="77777777" w:rsidR="00EE3204" w:rsidRDefault="00EE3204" w:rsidP="006A7849">
            <w:pPr>
              <w:spacing w:afterLines="50" w:after="211" w:line="440" w:lineRule="exact"/>
              <w:rPr>
                <w:ins w:id="33" w:author="孙玉龙" w:date="2026-07-31T09:18:00Z" w16du:dateUtc="2026-07-31T01:18:00Z"/>
                <w:rFonts w:ascii="Times New Roman" w:eastAsia="FangSong" w:hAnsi="Times New Roman" w:cs="Times New Roman" w:hint="eastAsia"/>
              </w:rPr>
            </w:pPr>
            <w:ins w:id="34" w:author="孙玉龙" w:date="2026-07-31T09:18:00Z" w16du:dateUtc="2026-07-31T01:18:00Z">
              <w:r w:rsidRPr="007D05F8">
                <w:rPr>
                  <w:rFonts w:ascii="Times New Roman" w:eastAsia="FangSong" w:hAnsi="Times New Roman" w:cs="Times New Roman" w:hint="cs"/>
                </w:rPr>
                <w:t>•</w:t>
              </w:r>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若涉嫌</w:t>
              </w:r>
              <w:r>
                <w:rPr>
                  <w:rFonts w:ascii="Times New Roman" w:eastAsia="FangSong" w:hAnsi="Times New Roman" w:cs="Times New Roman" w:hint="eastAsia"/>
                </w:rPr>
                <w:t>威胁国家安全和公共秩序</w:t>
              </w:r>
              <w:r w:rsidRPr="007D05F8">
                <w:rPr>
                  <w:rFonts w:ascii="Times New Roman" w:eastAsia="FangSong" w:hAnsi="Times New Roman" w:cs="Times New Roman" w:hint="eastAsia"/>
                </w:rPr>
                <w:t>，须提交政府审议（第</w:t>
              </w:r>
              <w:r w:rsidRPr="007D05F8">
                <w:rPr>
                  <w:rFonts w:ascii="Times New Roman" w:eastAsia="FangSong" w:hAnsi="Times New Roman" w:cs="Times New Roman"/>
                </w:rPr>
                <w:t>13</w:t>
              </w:r>
              <w:r w:rsidRPr="007D05F8">
                <w:rPr>
                  <w:rFonts w:ascii="Times New Roman" w:eastAsia="FangSong" w:hAnsi="Times New Roman" w:cs="Times New Roman" w:hint="eastAsia"/>
                </w:rPr>
                <w:t>条）</w:t>
              </w:r>
            </w:ins>
          </w:p>
        </w:tc>
        <w:tc>
          <w:tcPr>
            <w:tcW w:w="2440" w:type="dxa"/>
          </w:tcPr>
          <w:p w14:paraId="4D3E2FD3" w14:textId="77777777" w:rsidR="00EE3204" w:rsidRDefault="00EE3204" w:rsidP="006A7849">
            <w:pPr>
              <w:spacing w:afterLines="50" w:after="211" w:line="440" w:lineRule="exact"/>
              <w:rPr>
                <w:ins w:id="35" w:author="孙玉龙" w:date="2026-07-31T09:18:00Z" w16du:dateUtc="2026-07-31T01:18:00Z"/>
                <w:rFonts w:ascii="Times New Roman" w:eastAsia="FangSong" w:hAnsi="Times New Roman" w:cs="Times New Roman" w:hint="eastAsia"/>
              </w:rPr>
            </w:pPr>
            <w:ins w:id="36" w:author="孙玉龙" w:date="2026-07-31T09:18:00Z" w16du:dateUtc="2026-07-31T01:18:00Z">
              <w:r w:rsidRPr="00043488">
                <w:rPr>
                  <w:rFonts w:ascii="Times New Roman" w:eastAsia="FangSong" w:hAnsi="Times New Roman" w:cs="Times New Roman"/>
                </w:rPr>
                <w:lastRenderedPageBreak/>
                <w:t>•</w:t>
              </w:r>
              <w:r>
                <w:rPr>
                  <w:rFonts w:ascii="Times New Roman" w:eastAsia="FangSong" w:hAnsi="Times New Roman" w:cs="Times New Roman" w:hint="eastAsia"/>
                </w:rPr>
                <w:t xml:space="preserve"> </w:t>
              </w:r>
              <w:r>
                <w:rPr>
                  <w:rFonts w:ascii="Times New Roman" w:eastAsia="FangSong" w:hAnsi="Times New Roman" w:cs="Times New Roman" w:hint="eastAsia"/>
                </w:rPr>
                <w:t>不涉及威胁国家安全或公共秩序：由工业和贸易部审批，审查时限为</w:t>
              </w:r>
              <w:r w:rsidRPr="007D05F8">
                <w:rPr>
                  <w:rFonts w:ascii="Times New Roman" w:eastAsia="FangSong" w:hAnsi="Times New Roman" w:cs="Times New Roman" w:hint="eastAsia"/>
                </w:rPr>
                <w:t>自审查启动之日起</w:t>
              </w:r>
              <w:r w:rsidRPr="007D05F8">
                <w:rPr>
                  <w:rFonts w:ascii="Times New Roman" w:eastAsia="FangSong" w:hAnsi="Times New Roman" w:cs="Times New Roman" w:hint="eastAsia"/>
                </w:rPr>
                <w:t xml:space="preserve"> 90</w:t>
              </w:r>
              <w:r w:rsidRPr="007D05F8">
                <w:rPr>
                  <w:rFonts w:ascii="Times New Roman" w:eastAsia="FangSong" w:hAnsi="Times New Roman" w:cs="Times New Roman" w:hint="eastAsia"/>
                </w:rPr>
                <w:t>天内作出决定。如果案件特别复杂，可以延长</w:t>
              </w:r>
              <w:r w:rsidRPr="007D05F8">
                <w:rPr>
                  <w:rFonts w:ascii="Times New Roman" w:eastAsia="FangSong" w:hAnsi="Times New Roman" w:cs="Times New Roman" w:hint="eastAsia"/>
                </w:rPr>
                <w:t>30</w:t>
              </w:r>
              <w:r w:rsidRPr="007D05F8">
                <w:rPr>
                  <w:rFonts w:ascii="Times New Roman" w:eastAsia="FangSong" w:hAnsi="Times New Roman" w:cs="Times New Roman" w:hint="eastAsia"/>
                </w:rPr>
                <w:t>天</w:t>
              </w:r>
              <w:r>
                <w:rPr>
                  <w:rFonts w:ascii="Times New Roman" w:eastAsia="FangSong" w:hAnsi="Times New Roman" w:cs="Times New Roman" w:hint="eastAsia"/>
                </w:rPr>
                <w:t>。（第</w:t>
              </w:r>
              <w:r>
                <w:rPr>
                  <w:rFonts w:ascii="Times New Roman" w:eastAsia="FangSong" w:hAnsi="Times New Roman" w:cs="Times New Roman" w:hint="eastAsia"/>
                </w:rPr>
                <w:t>14</w:t>
              </w:r>
              <w:r>
                <w:rPr>
                  <w:rFonts w:ascii="Times New Roman" w:eastAsia="FangSong" w:hAnsi="Times New Roman" w:cs="Times New Roman" w:hint="eastAsia"/>
                </w:rPr>
                <w:t>条）</w:t>
              </w:r>
            </w:ins>
          </w:p>
          <w:p w14:paraId="65BD80ED" w14:textId="77777777" w:rsidR="00EE3204" w:rsidRDefault="00EE3204" w:rsidP="006A7849">
            <w:pPr>
              <w:spacing w:afterLines="50" w:after="211" w:line="440" w:lineRule="exact"/>
              <w:rPr>
                <w:ins w:id="37" w:author="孙玉龙" w:date="2026-07-31T09:18:00Z" w16du:dateUtc="2026-07-31T01:18:00Z"/>
                <w:rFonts w:ascii="Times New Roman" w:eastAsia="FangSong" w:hAnsi="Times New Roman" w:cs="Times New Roman" w:hint="eastAsia"/>
              </w:rPr>
            </w:pPr>
            <w:ins w:id="38" w:author="孙玉龙" w:date="2026-07-31T09:18:00Z" w16du:dateUtc="2026-07-31T01:18:00Z">
              <w:r w:rsidRPr="00043488">
                <w:rPr>
                  <w:rFonts w:ascii="Times New Roman" w:eastAsia="FangSong" w:hAnsi="Times New Roman" w:cs="Times New Roman"/>
                </w:rPr>
                <w:t>•</w:t>
              </w:r>
              <w:r>
                <w:rPr>
                  <w:rFonts w:ascii="Times New Roman" w:eastAsia="FangSong" w:hAnsi="Times New Roman" w:cs="Times New Roman" w:hint="eastAsia"/>
                </w:rPr>
                <w:t xml:space="preserve"> </w:t>
              </w:r>
              <w:r>
                <w:rPr>
                  <w:rFonts w:ascii="Times New Roman" w:eastAsia="FangSong" w:hAnsi="Times New Roman" w:cs="Times New Roman" w:hint="eastAsia"/>
                </w:rPr>
                <w:t>涉及威胁国家安全与公共秩序：</w:t>
              </w:r>
              <w:r w:rsidRPr="007D05F8">
                <w:rPr>
                  <w:rFonts w:ascii="Times New Roman" w:eastAsia="FangSong" w:hAnsi="Times New Roman" w:cs="Times New Roman" w:hint="eastAsia"/>
                </w:rPr>
                <w:t>必须</w:t>
              </w:r>
              <w:r w:rsidRPr="007D05F8">
                <w:rPr>
                  <w:rFonts w:ascii="Times New Roman" w:eastAsia="FangSong" w:hAnsi="Times New Roman" w:cs="Times New Roman" w:hint="eastAsia"/>
                </w:rPr>
                <w:lastRenderedPageBreak/>
                <w:t>在审查启动后</w:t>
              </w:r>
              <w:r w:rsidRPr="007D05F8">
                <w:rPr>
                  <w:rFonts w:ascii="Times New Roman" w:eastAsia="FangSong" w:hAnsi="Times New Roman" w:cs="Times New Roman" w:hint="eastAsia"/>
                </w:rPr>
                <w:t xml:space="preserve"> 90</w:t>
              </w:r>
              <w:r w:rsidRPr="007D05F8">
                <w:rPr>
                  <w:rFonts w:ascii="Times New Roman" w:eastAsia="FangSong" w:hAnsi="Times New Roman" w:cs="Times New Roman" w:hint="eastAsia"/>
                </w:rPr>
                <w:t>天内将案件提交给政府。政府必须在收到案件后</w:t>
              </w:r>
              <w:r w:rsidRPr="007D05F8">
                <w:rPr>
                  <w:rFonts w:ascii="Times New Roman" w:eastAsia="FangSong" w:hAnsi="Times New Roman" w:cs="Times New Roman" w:hint="eastAsia"/>
                </w:rPr>
                <w:t xml:space="preserve"> 45</w:t>
              </w:r>
              <w:r w:rsidRPr="007D05F8">
                <w:rPr>
                  <w:rFonts w:ascii="Times New Roman" w:eastAsia="FangSong" w:hAnsi="Times New Roman" w:cs="Times New Roman" w:hint="eastAsia"/>
                </w:rPr>
                <w:t>天内通过决议</w:t>
              </w:r>
              <w:r>
                <w:rPr>
                  <w:rFonts w:ascii="Times New Roman" w:eastAsia="FangSong" w:hAnsi="Times New Roman" w:cs="Times New Roman" w:hint="eastAsia"/>
                </w:rPr>
                <w:t>（第</w:t>
              </w:r>
              <w:r>
                <w:rPr>
                  <w:rFonts w:ascii="Times New Roman" w:eastAsia="FangSong" w:hAnsi="Times New Roman" w:cs="Times New Roman" w:hint="eastAsia"/>
                </w:rPr>
                <w:t>13</w:t>
              </w:r>
              <w:r>
                <w:rPr>
                  <w:rFonts w:ascii="Times New Roman" w:eastAsia="FangSong" w:hAnsi="Times New Roman" w:cs="Times New Roman" w:hint="eastAsia"/>
                </w:rPr>
                <w:t>条）。</w:t>
              </w:r>
              <w:r w:rsidRPr="007D05F8">
                <w:rPr>
                  <w:rFonts w:ascii="Times New Roman" w:eastAsia="FangSong" w:hAnsi="Times New Roman" w:cs="Times New Roman" w:hint="eastAsia"/>
                </w:rPr>
                <w:t>政府</w:t>
              </w:r>
              <w:r>
                <w:rPr>
                  <w:rFonts w:ascii="Times New Roman" w:eastAsia="FangSong" w:hAnsi="Times New Roman" w:cs="Times New Roman" w:hint="eastAsia"/>
                </w:rPr>
                <w:t>作出</w:t>
              </w:r>
              <w:r w:rsidRPr="007D05F8">
                <w:rPr>
                  <w:rFonts w:ascii="Times New Roman" w:eastAsia="FangSong" w:hAnsi="Times New Roman" w:cs="Times New Roman" w:hint="eastAsia"/>
                </w:rPr>
                <w:t>决议后，工贸部</w:t>
              </w:r>
              <w:r w:rsidRPr="007D05F8">
                <w:rPr>
                  <w:rFonts w:ascii="Times New Roman" w:eastAsia="FangSong" w:hAnsi="Times New Roman" w:cs="Times New Roman" w:hint="eastAsia"/>
                </w:rPr>
                <w:t>"</w:t>
              </w:r>
              <w:r w:rsidRPr="007D05F8">
                <w:rPr>
                  <w:rFonts w:ascii="Times New Roman" w:eastAsia="FangSong" w:hAnsi="Times New Roman" w:cs="Times New Roman" w:hint="eastAsia"/>
                </w:rPr>
                <w:t>无不当延误地</w:t>
              </w:r>
              <w:r w:rsidRPr="007D05F8">
                <w:rPr>
                  <w:rFonts w:ascii="Times New Roman" w:eastAsia="FangSong" w:hAnsi="Times New Roman" w:cs="Times New Roman" w:hint="eastAsia"/>
                </w:rPr>
                <w:t>"</w:t>
              </w:r>
              <w:r w:rsidRPr="007D05F8">
                <w:rPr>
                  <w:rFonts w:ascii="Times New Roman" w:eastAsia="FangSong" w:hAnsi="Times New Roman" w:cs="Times New Roman" w:hint="eastAsia"/>
                </w:rPr>
                <w:t>作出正式决定</w:t>
              </w:r>
              <w:r>
                <w:rPr>
                  <w:rFonts w:ascii="Times New Roman" w:eastAsia="FangSong" w:hAnsi="Times New Roman" w:cs="Times New Roman" w:hint="eastAsia"/>
                </w:rPr>
                <w:t>（第</w:t>
              </w:r>
              <w:r>
                <w:rPr>
                  <w:rFonts w:ascii="Times New Roman" w:eastAsia="FangSong" w:hAnsi="Times New Roman" w:cs="Times New Roman" w:hint="eastAsia"/>
                </w:rPr>
                <w:t>15</w:t>
              </w:r>
              <w:r>
                <w:rPr>
                  <w:rFonts w:ascii="Times New Roman" w:eastAsia="FangSong" w:hAnsi="Times New Roman" w:cs="Times New Roman" w:hint="eastAsia"/>
                </w:rPr>
                <w:t>条）。</w:t>
              </w:r>
            </w:ins>
          </w:p>
        </w:tc>
      </w:tr>
      <w:tr w:rsidR="00EE3204" w14:paraId="46B211FE" w14:textId="77777777" w:rsidTr="006A7849">
        <w:trPr>
          <w:ins w:id="39" w:author="孙玉龙" w:date="2026-07-31T09:18:00Z" w16du:dateUtc="2026-07-31T01:18:00Z"/>
        </w:trPr>
        <w:tc>
          <w:tcPr>
            <w:tcW w:w="1696" w:type="dxa"/>
          </w:tcPr>
          <w:p w14:paraId="774F3E84" w14:textId="77777777" w:rsidR="00EE3204" w:rsidRDefault="00EE3204" w:rsidP="006A7849">
            <w:pPr>
              <w:spacing w:afterLines="50" w:after="211" w:line="440" w:lineRule="exact"/>
              <w:rPr>
                <w:ins w:id="40" w:author="孙玉龙" w:date="2026-07-31T09:18:00Z" w16du:dateUtc="2026-07-31T01:18:00Z"/>
                <w:rFonts w:ascii="Times New Roman" w:eastAsia="FangSong" w:hAnsi="Times New Roman" w:cs="Times New Roman" w:hint="eastAsia"/>
              </w:rPr>
            </w:pPr>
            <w:ins w:id="41" w:author="孙玉龙" w:date="2026-07-31T09:18:00Z" w16du:dateUtc="2026-07-31T01:18:00Z">
              <w:r w:rsidRPr="007D05F8">
                <w:rPr>
                  <w:rFonts w:ascii="Times New Roman" w:eastAsia="FangSong" w:hAnsi="Times New Roman" w:cs="Times New Roman" w:hint="eastAsia"/>
                </w:rPr>
                <w:lastRenderedPageBreak/>
                <w:t>强制性</w:t>
              </w:r>
              <w:r>
                <w:rPr>
                  <w:rFonts w:ascii="Times New Roman" w:eastAsia="FangSong" w:hAnsi="Times New Roman" w:cs="Times New Roman" w:hint="eastAsia"/>
                </w:rPr>
                <w:t>问</w:t>
              </w:r>
              <w:r w:rsidRPr="007D05F8">
                <w:rPr>
                  <w:rFonts w:ascii="Times New Roman" w:eastAsia="FangSong" w:hAnsi="Times New Roman" w:cs="Times New Roman" w:hint="eastAsia"/>
                </w:rPr>
                <w:t>询程序</w:t>
              </w:r>
            </w:ins>
          </w:p>
        </w:tc>
        <w:tc>
          <w:tcPr>
            <w:tcW w:w="2440" w:type="dxa"/>
          </w:tcPr>
          <w:p w14:paraId="361E34E8" w14:textId="77777777" w:rsidR="00EE3204" w:rsidRPr="007D05F8" w:rsidRDefault="00EE3204" w:rsidP="006A7849">
            <w:pPr>
              <w:spacing w:afterLines="50" w:after="211" w:line="440" w:lineRule="exact"/>
              <w:rPr>
                <w:ins w:id="42" w:author="孙玉龙" w:date="2026-07-31T09:18:00Z" w16du:dateUtc="2026-07-31T01:18:00Z"/>
                <w:rFonts w:ascii="Times New Roman" w:eastAsia="FangSong" w:hAnsi="Times New Roman" w:cs="Times New Roman" w:hint="eastAsia"/>
              </w:rPr>
            </w:pPr>
            <w:ins w:id="43" w:author="孙玉龙" w:date="2026-07-31T09:18:00Z" w16du:dateUtc="2026-07-31T01:18:00Z">
              <w:r w:rsidRPr="00B25EDE">
                <w:rPr>
                  <w:rFonts w:ascii="Times New Roman" w:eastAsia="FangSong" w:hAnsi="Times New Roman" w:cs="Times New Roman" w:hint="eastAsia"/>
                </w:rPr>
                <w:t>《</w:t>
              </w:r>
              <w:r w:rsidRPr="00B25EDE">
                <w:rPr>
                  <w:rFonts w:ascii="Times New Roman" w:eastAsia="FangSong" w:hAnsi="Times New Roman" w:cs="Times New Roman" w:hint="eastAsia"/>
                </w:rPr>
                <w:t>FDI</w:t>
              </w:r>
              <w:r w:rsidRPr="00B25EDE">
                <w:rPr>
                  <w:rFonts w:ascii="Times New Roman" w:eastAsia="FangSong" w:hAnsi="Times New Roman" w:cs="Times New Roman" w:hint="eastAsia"/>
                </w:rPr>
                <w:t>审查法》</w:t>
              </w:r>
              <w:r w:rsidRPr="007D05F8">
                <w:rPr>
                  <w:rFonts w:ascii="Times New Roman" w:eastAsia="FangSong" w:hAnsi="Times New Roman" w:cs="Times New Roman" w:hint="eastAsia"/>
                </w:rPr>
                <w:t>第</w:t>
              </w:r>
              <w:r w:rsidRPr="007D05F8">
                <w:rPr>
                  <w:rFonts w:ascii="Times New Roman" w:eastAsia="FangSong" w:hAnsi="Times New Roman" w:cs="Times New Roman" w:hint="eastAsia"/>
                </w:rPr>
                <w:t>10</w:t>
              </w:r>
              <w:r w:rsidRPr="007D05F8">
                <w:rPr>
                  <w:rFonts w:ascii="Times New Roman" w:eastAsia="FangSong" w:hAnsi="Times New Roman" w:cs="Times New Roman" w:hint="eastAsia"/>
                </w:rPr>
                <w:t>条：</w:t>
              </w:r>
            </w:ins>
          </w:p>
          <w:p w14:paraId="3FE071C9" w14:textId="77777777" w:rsidR="00EE3204" w:rsidRPr="007D05F8" w:rsidRDefault="00EE3204" w:rsidP="006A7849">
            <w:pPr>
              <w:spacing w:afterLines="50" w:after="211" w:line="440" w:lineRule="exact"/>
              <w:rPr>
                <w:ins w:id="44" w:author="孙玉龙" w:date="2026-07-31T09:18:00Z" w16du:dateUtc="2026-07-31T01:18:00Z"/>
                <w:rFonts w:ascii="Times New Roman" w:eastAsia="FangSong" w:hAnsi="Times New Roman" w:cs="Times New Roman"/>
              </w:rPr>
            </w:pPr>
            <w:ins w:id="45" w:author="孙玉龙" w:date="2026-07-31T09:18:00Z" w16du:dateUtc="2026-07-31T01:18:00Z">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持有全国性广播电视执照的媒体</w:t>
              </w:r>
            </w:ins>
          </w:p>
          <w:p w14:paraId="207A0D21" w14:textId="77777777" w:rsidR="00EE3204" w:rsidRDefault="00EE3204" w:rsidP="006A7849">
            <w:pPr>
              <w:spacing w:afterLines="50" w:after="211" w:line="440" w:lineRule="exact"/>
              <w:rPr>
                <w:ins w:id="46" w:author="孙玉龙" w:date="2026-07-31T09:18:00Z" w16du:dateUtc="2026-07-31T01:18:00Z"/>
                <w:rFonts w:ascii="Times New Roman" w:eastAsia="FangSong" w:hAnsi="Times New Roman" w:cs="Times New Roman" w:hint="eastAsia"/>
              </w:rPr>
            </w:pPr>
            <w:ins w:id="47" w:author="孙玉龙" w:date="2026-07-31T09:18:00Z" w16du:dateUtc="2026-07-31T01:18:00Z">
              <w:r w:rsidRPr="007D05F8">
                <w:rPr>
                  <w:rFonts w:ascii="Times New Roman" w:eastAsia="FangSong" w:hAnsi="Times New Roman" w:cs="Times New Roman" w:hint="cs"/>
                </w:rPr>
                <w:t>•</w:t>
              </w:r>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日发行量超</w:t>
              </w:r>
              <w:r w:rsidRPr="007D05F8">
                <w:rPr>
                  <w:rFonts w:ascii="Times New Roman" w:eastAsia="FangSong" w:hAnsi="Times New Roman" w:cs="Times New Roman"/>
                </w:rPr>
                <w:t>10</w:t>
              </w:r>
              <w:r w:rsidRPr="007D05F8">
                <w:rPr>
                  <w:rFonts w:ascii="Times New Roman" w:eastAsia="FangSong" w:hAnsi="Times New Roman" w:cs="Times New Roman" w:hint="eastAsia"/>
                </w:rPr>
                <w:t>万份的纸质媒体（期刊出版社）</w:t>
              </w:r>
            </w:ins>
          </w:p>
        </w:tc>
        <w:tc>
          <w:tcPr>
            <w:tcW w:w="2440" w:type="dxa"/>
          </w:tcPr>
          <w:p w14:paraId="05566E0E" w14:textId="77777777" w:rsidR="00EE3204" w:rsidRPr="007D05F8" w:rsidRDefault="00EE3204" w:rsidP="006A7849">
            <w:pPr>
              <w:spacing w:afterLines="50" w:after="211" w:line="440" w:lineRule="exact"/>
              <w:rPr>
                <w:ins w:id="48" w:author="孙玉龙" w:date="2026-07-31T09:18:00Z" w16du:dateUtc="2026-07-31T01:18:00Z"/>
                <w:rFonts w:ascii="Times New Roman" w:eastAsia="FangSong" w:hAnsi="Times New Roman" w:cs="Times New Roman" w:hint="eastAsia"/>
              </w:rPr>
            </w:pPr>
            <w:ins w:id="49" w:author="孙玉龙" w:date="2026-07-31T09:18:00Z" w16du:dateUtc="2026-07-31T01:18:00Z">
              <w:r w:rsidRPr="007D05F8">
                <w:rPr>
                  <w:rFonts w:ascii="Times New Roman" w:eastAsia="FangSong" w:hAnsi="Times New Roman" w:cs="Times New Roman" w:hint="eastAsia"/>
                </w:rPr>
                <w:t>主管机关：工业和贸易部</w:t>
              </w:r>
            </w:ins>
          </w:p>
          <w:p w14:paraId="5FC8B200" w14:textId="77777777" w:rsidR="00EE3204" w:rsidRPr="007D05F8" w:rsidRDefault="00EE3204" w:rsidP="006A7849">
            <w:pPr>
              <w:spacing w:afterLines="50" w:after="211" w:line="440" w:lineRule="exact"/>
              <w:rPr>
                <w:ins w:id="50" w:author="孙玉龙" w:date="2026-07-31T09:18:00Z" w16du:dateUtc="2026-07-31T01:18:00Z"/>
                <w:rFonts w:ascii="Times New Roman" w:eastAsia="FangSong" w:hAnsi="Times New Roman" w:cs="Times New Roman" w:hint="eastAsia"/>
              </w:rPr>
            </w:pPr>
            <w:ins w:id="51" w:author="孙玉龙" w:date="2026-07-31T09:18:00Z" w16du:dateUtc="2026-07-31T01:18:00Z">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投资者必须在交割前向工贸部提交磋商建议</w:t>
              </w:r>
              <w:r>
                <w:rPr>
                  <w:rFonts w:ascii="Times New Roman" w:eastAsia="FangSong" w:hAnsi="Times New Roman" w:cs="Times New Roman" w:hint="eastAsia"/>
                </w:rPr>
                <w:t>（第</w:t>
              </w:r>
              <w:r>
                <w:rPr>
                  <w:rFonts w:ascii="Times New Roman" w:eastAsia="FangSong" w:hAnsi="Times New Roman" w:cs="Times New Roman" w:hint="eastAsia"/>
                </w:rPr>
                <w:t>10</w:t>
              </w:r>
              <w:r>
                <w:rPr>
                  <w:rFonts w:ascii="Times New Roman" w:eastAsia="FangSong" w:hAnsi="Times New Roman" w:cs="Times New Roman" w:hint="eastAsia"/>
                </w:rPr>
                <w:t>条）</w:t>
              </w:r>
            </w:ins>
          </w:p>
          <w:p w14:paraId="31619C91" w14:textId="77777777" w:rsidR="00EE3204" w:rsidRPr="007D05F8" w:rsidRDefault="00EE3204" w:rsidP="006A7849">
            <w:pPr>
              <w:spacing w:afterLines="50" w:after="211" w:line="440" w:lineRule="exact"/>
              <w:rPr>
                <w:ins w:id="52" w:author="孙玉龙" w:date="2026-07-31T09:18:00Z" w16du:dateUtc="2026-07-31T01:18:00Z"/>
                <w:rFonts w:ascii="Times New Roman" w:eastAsia="FangSong" w:hAnsi="Times New Roman" w:cs="Times New Roman"/>
              </w:rPr>
            </w:pPr>
            <w:ins w:id="53" w:author="孙玉龙" w:date="2026-07-31T09:18:00Z" w16du:dateUtc="2026-07-31T01:18:00Z">
              <w:r w:rsidRPr="007D05F8">
                <w:rPr>
                  <w:rFonts w:ascii="Times New Roman" w:eastAsia="FangSong" w:hAnsi="Times New Roman" w:cs="Times New Roman" w:hint="cs"/>
                </w:rPr>
                <w:t>•</w:t>
              </w:r>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由工贸部决定是否转入依职权审查程序（第</w:t>
              </w:r>
              <w:r w:rsidRPr="007D05F8">
                <w:rPr>
                  <w:rFonts w:ascii="Times New Roman" w:eastAsia="FangSong" w:hAnsi="Times New Roman" w:cs="Times New Roman"/>
                </w:rPr>
                <w:t>8</w:t>
              </w:r>
              <w:r w:rsidRPr="007D05F8">
                <w:rPr>
                  <w:rFonts w:ascii="Times New Roman" w:eastAsia="FangSong" w:hAnsi="Times New Roman" w:cs="Times New Roman" w:hint="eastAsia"/>
                </w:rPr>
                <w:t>条）</w:t>
              </w:r>
            </w:ins>
          </w:p>
          <w:p w14:paraId="08C0361A" w14:textId="77777777" w:rsidR="00EE3204" w:rsidRDefault="00EE3204" w:rsidP="006A7849">
            <w:pPr>
              <w:spacing w:afterLines="50" w:after="211" w:line="440" w:lineRule="exact"/>
              <w:rPr>
                <w:ins w:id="54" w:author="孙玉龙" w:date="2026-07-31T09:18:00Z" w16du:dateUtc="2026-07-31T01:18:00Z"/>
                <w:rFonts w:ascii="Times New Roman" w:eastAsia="FangSong" w:hAnsi="Times New Roman" w:cs="Times New Roman" w:hint="eastAsia"/>
              </w:rPr>
            </w:pPr>
            <w:ins w:id="55" w:author="孙玉龙" w:date="2026-07-31T09:18:00Z" w16du:dateUtc="2026-07-31T01:18:00Z">
              <w:r w:rsidRPr="007D05F8">
                <w:rPr>
                  <w:rFonts w:ascii="Times New Roman" w:eastAsia="FangSong" w:hAnsi="Times New Roman" w:cs="Times New Roman" w:hint="cs"/>
                </w:rPr>
                <w:t>•</w:t>
              </w:r>
              <w:r w:rsidRPr="007D05F8">
                <w:rPr>
                  <w:rFonts w:ascii="Times New Roman" w:eastAsia="FangSong" w:hAnsi="Times New Roman" w:cs="Times New Roman"/>
                </w:rPr>
                <w:t xml:space="preserve"> </w:t>
              </w:r>
              <w:r w:rsidRPr="007D05F8">
                <w:rPr>
                  <w:rFonts w:ascii="Times New Roman" w:eastAsia="FangSong" w:hAnsi="Times New Roman" w:cs="Times New Roman" w:hint="eastAsia"/>
                </w:rPr>
                <w:t>若未提交磋商即投资，部可在</w:t>
              </w:r>
              <w:r w:rsidRPr="007D05F8">
                <w:rPr>
                  <w:rFonts w:ascii="Times New Roman" w:eastAsia="FangSong" w:hAnsi="Times New Roman" w:cs="Times New Roman"/>
                </w:rPr>
                <w:t>5</w:t>
              </w:r>
              <w:r w:rsidRPr="007D05F8">
                <w:rPr>
                  <w:rFonts w:ascii="Times New Roman" w:eastAsia="FangSong" w:hAnsi="Times New Roman" w:cs="Times New Roman" w:hint="eastAsia"/>
                </w:rPr>
                <w:t>年内追溯启动审查</w:t>
              </w:r>
            </w:ins>
          </w:p>
        </w:tc>
        <w:tc>
          <w:tcPr>
            <w:tcW w:w="2440" w:type="dxa"/>
          </w:tcPr>
          <w:p w14:paraId="50E84B9A" w14:textId="77777777" w:rsidR="00EE3204" w:rsidRPr="00043488" w:rsidRDefault="00EE3204" w:rsidP="006A7849">
            <w:pPr>
              <w:spacing w:afterLines="50" w:after="211" w:line="440" w:lineRule="exact"/>
              <w:rPr>
                <w:ins w:id="56" w:author="孙玉龙" w:date="2026-07-31T09:18:00Z" w16du:dateUtc="2026-07-31T01:18:00Z"/>
                <w:rFonts w:ascii="Times New Roman" w:eastAsia="FangSong" w:hAnsi="Times New Roman" w:cs="Times New Roman" w:hint="eastAsia"/>
              </w:rPr>
            </w:pPr>
            <w:ins w:id="57" w:author="孙玉龙" w:date="2026-07-31T09:18:00Z" w16du:dateUtc="2026-07-31T01:18:00Z">
              <w:r w:rsidRPr="00043488">
                <w:rPr>
                  <w:rFonts w:ascii="Times New Roman" w:eastAsia="FangSong" w:hAnsi="Times New Roman" w:cs="Times New Roman"/>
                </w:rPr>
                <w:t>•</w:t>
              </w:r>
              <w:r>
                <w:rPr>
                  <w:rFonts w:ascii="Times New Roman" w:eastAsia="FangSong" w:hAnsi="Times New Roman" w:cs="Times New Roman" w:hint="eastAsia"/>
                </w:rPr>
                <w:t xml:space="preserve"> </w:t>
              </w:r>
              <w:r>
                <w:rPr>
                  <w:rFonts w:ascii="Times New Roman" w:eastAsia="FangSong" w:hAnsi="Times New Roman" w:cs="Times New Roman" w:hint="eastAsia"/>
                </w:rPr>
                <w:t>工业和贸易</w:t>
              </w:r>
              <w:r w:rsidRPr="00043488">
                <w:rPr>
                  <w:rFonts w:ascii="Times New Roman" w:eastAsia="FangSong" w:hAnsi="Times New Roman" w:cs="Times New Roman" w:hint="eastAsia"/>
                </w:rPr>
                <w:t>部须在收到磋商后</w:t>
              </w:r>
              <w:r w:rsidRPr="00043488">
                <w:rPr>
                  <w:rFonts w:ascii="Times New Roman" w:eastAsia="FangSong" w:hAnsi="Times New Roman" w:cs="Times New Roman" w:hint="eastAsia"/>
                </w:rPr>
                <w:t>45</w:t>
              </w:r>
              <w:r w:rsidRPr="00043488">
                <w:rPr>
                  <w:rFonts w:ascii="Times New Roman" w:eastAsia="FangSong" w:hAnsi="Times New Roman" w:cs="Times New Roman" w:hint="eastAsia"/>
                </w:rPr>
                <w:t>日内通知结果：不构成威胁（推定安全，日后不再审查），或启动审查程序（第</w:t>
              </w:r>
              <w:r w:rsidRPr="00043488">
                <w:rPr>
                  <w:rFonts w:ascii="Times New Roman" w:eastAsia="FangSong" w:hAnsi="Times New Roman" w:cs="Times New Roman" w:hint="eastAsia"/>
                </w:rPr>
                <w:t>10</w:t>
              </w:r>
              <w:r w:rsidRPr="00043488">
                <w:rPr>
                  <w:rFonts w:ascii="Times New Roman" w:eastAsia="FangSong" w:hAnsi="Times New Roman" w:cs="Times New Roman" w:hint="eastAsia"/>
                </w:rPr>
                <w:t>条）</w:t>
              </w:r>
            </w:ins>
          </w:p>
          <w:p w14:paraId="7AA929B6" w14:textId="77777777" w:rsidR="00EE3204" w:rsidRDefault="00EE3204" w:rsidP="006A7849">
            <w:pPr>
              <w:spacing w:afterLines="50" w:after="211" w:line="440" w:lineRule="exact"/>
              <w:rPr>
                <w:ins w:id="58" w:author="孙玉龙" w:date="2026-07-31T09:18:00Z" w16du:dateUtc="2026-07-31T01:18:00Z"/>
                <w:rFonts w:ascii="Times New Roman" w:eastAsia="FangSong" w:hAnsi="Times New Roman" w:cs="Times New Roman" w:hint="eastAsia"/>
              </w:rPr>
            </w:pPr>
            <w:ins w:id="59" w:author="孙玉龙" w:date="2026-07-31T09:18:00Z" w16du:dateUtc="2026-07-31T01:18:00Z">
              <w:r w:rsidRPr="00043488">
                <w:rPr>
                  <w:rFonts w:ascii="Times New Roman" w:eastAsia="FangSong" w:hAnsi="Times New Roman" w:cs="Times New Roman"/>
                </w:rPr>
                <w:t>•</w:t>
              </w:r>
              <w:r>
                <w:rPr>
                  <w:rFonts w:ascii="Times New Roman" w:eastAsia="FangSong" w:hAnsi="Times New Roman" w:cs="Times New Roman" w:hint="eastAsia"/>
                </w:rPr>
                <w:t xml:space="preserve"> </w:t>
              </w:r>
              <w:r w:rsidRPr="00043488">
                <w:rPr>
                  <w:rFonts w:ascii="Times New Roman" w:eastAsia="FangSong" w:hAnsi="Times New Roman" w:cs="Times New Roman" w:hint="eastAsia"/>
                </w:rPr>
                <w:t>若转入审查，时限适用依职权审查程序</w:t>
              </w:r>
            </w:ins>
          </w:p>
        </w:tc>
      </w:tr>
      <w:tr w:rsidR="00EE3204" w14:paraId="62CFE9DE" w14:textId="77777777" w:rsidTr="006A7849">
        <w:trPr>
          <w:ins w:id="60" w:author="孙玉龙" w:date="2026-07-31T09:18:00Z" w16du:dateUtc="2026-07-31T01:18:00Z"/>
        </w:trPr>
        <w:tc>
          <w:tcPr>
            <w:tcW w:w="1696" w:type="dxa"/>
          </w:tcPr>
          <w:p w14:paraId="38692640" w14:textId="77777777" w:rsidR="00EE3204" w:rsidRDefault="00EE3204" w:rsidP="006A7849">
            <w:pPr>
              <w:spacing w:afterLines="50" w:after="211" w:line="440" w:lineRule="exact"/>
              <w:rPr>
                <w:ins w:id="61" w:author="孙玉龙" w:date="2026-07-31T09:18:00Z" w16du:dateUtc="2026-07-31T01:18:00Z"/>
                <w:rFonts w:ascii="Times New Roman" w:eastAsia="FangSong" w:hAnsi="Times New Roman" w:cs="Times New Roman" w:hint="eastAsia"/>
              </w:rPr>
            </w:pPr>
            <w:ins w:id="62" w:author="孙玉龙" w:date="2026-07-31T09:18:00Z" w16du:dateUtc="2026-07-31T01:18:00Z">
              <w:r>
                <w:rPr>
                  <w:rFonts w:ascii="Times New Roman" w:eastAsia="FangSong" w:hAnsi="Times New Roman" w:cs="Times New Roman" w:hint="eastAsia"/>
                </w:rPr>
                <w:t>依职权审查程序（可追溯）</w:t>
              </w:r>
            </w:ins>
          </w:p>
        </w:tc>
        <w:tc>
          <w:tcPr>
            <w:tcW w:w="2440" w:type="dxa"/>
          </w:tcPr>
          <w:p w14:paraId="34ED2B16" w14:textId="77777777" w:rsidR="00EE3204" w:rsidRPr="00043488" w:rsidRDefault="00EE3204" w:rsidP="006A7849">
            <w:pPr>
              <w:spacing w:afterLines="50" w:after="211" w:line="440" w:lineRule="exact"/>
              <w:rPr>
                <w:ins w:id="63" w:author="孙玉龙" w:date="2026-07-31T09:18:00Z" w16du:dateUtc="2026-07-31T01:18:00Z"/>
                <w:rFonts w:ascii="Times New Roman" w:eastAsia="FangSong" w:hAnsi="Times New Roman" w:cs="Times New Roman" w:hint="eastAsia"/>
              </w:rPr>
            </w:pPr>
            <w:ins w:id="64" w:author="孙玉龙" w:date="2026-07-31T09:18:00Z" w16du:dateUtc="2026-07-31T01:18:00Z">
              <w:r w:rsidRPr="00B25EDE">
                <w:rPr>
                  <w:rFonts w:ascii="Times New Roman" w:eastAsia="FangSong" w:hAnsi="Times New Roman" w:cs="Times New Roman" w:hint="eastAsia"/>
                </w:rPr>
                <w:t>《</w:t>
              </w:r>
              <w:r w:rsidRPr="00B25EDE">
                <w:rPr>
                  <w:rFonts w:ascii="Times New Roman" w:eastAsia="FangSong" w:hAnsi="Times New Roman" w:cs="Times New Roman" w:hint="eastAsia"/>
                </w:rPr>
                <w:t>FDI</w:t>
              </w:r>
              <w:r w:rsidRPr="00B25EDE">
                <w:rPr>
                  <w:rFonts w:ascii="Times New Roman" w:eastAsia="FangSong" w:hAnsi="Times New Roman" w:cs="Times New Roman" w:hint="eastAsia"/>
                </w:rPr>
                <w:t>审查法》</w:t>
              </w:r>
              <w:r w:rsidRPr="00043488">
                <w:rPr>
                  <w:rFonts w:ascii="Times New Roman" w:eastAsia="FangSong" w:hAnsi="Times New Roman" w:cs="Times New Roman" w:hint="eastAsia"/>
                </w:rPr>
                <w:t>第</w:t>
              </w:r>
              <w:r w:rsidRPr="00043488">
                <w:rPr>
                  <w:rFonts w:ascii="Times New Roman" w:eastAsia="FangSong" w:hAnsi="Times New Roman" w:cs="Times New Roman" w:hint="eastAsia"/>
                </w:rPr>
                <w:t>8</w:t>
              </w:r>
              <w:r w:rsidRPr="00043488">
                <w:rPr>
                  <w:rFonts w:ascii="Times New Roman" w:eastAsia="FangSong" w:hAnsi="Times New Roman" w:cs="Times New Roman" w:hint="eastAsia"/>
                </w:rPr>
                <w:t>条：</w:t>
              </w:r>
            </w:ins>
          </w:p>
          <w:p w14:paraId="099AA990" w14:textId="77777777" w:rsidR="00EE3204" w:rsidRPr="00043488" w:rsidRDefault="00EE3204" w:rsidP="006A7849">
            <w:pPr>
              <w:spacing w:afterLines="50" w:after="211" w:line="440" w:lineRule="exact"/>
              <w:rPr>
                <w:ins w:id="65" w:author="孙玉龙" w:date="2026-07-31T09:18:00Z" w16du:dateUtc="2026-07-31T01:18:00Z"/>
                <w:rFonts w:ascii="Times New Roman" w:eastAsia="FangSong" w:hAnsi="Times New Roman" w:cs="Times New Roman"/>
              </w:rPr>
            </w:pPr>
            <w:ins w:id="66" w:author="孙玉龙" w:date="2026-07-31T09:18:00Z" w16du:dateUtc="2026-07-31T01:18:00Z">
              <w:r w:rsidRPr="00043488">
                <w:rPr>
                  <w:rFonts w:ascii="Times New Roman" w:eastAsia="FangSong" w:hAnsi="Times New Roman" w:cs="Times New Roman"/>
                </w:rPr>
                <w:t xml:space="preserve">• </w:t>
              </w:r>
              <w:r w:rsidRPr="00043488">
                <w:rPr>
                  <w:rFonts w:ascii="Times New Roman" w:eastAsia="FangSong" w:hAnsi="Times New Roman" w:cs="Times New Roman" w:hint="eastAsia"/>
                </w:rPr>
                <w:t>所有不属于第</w:t>
              </w:r>
              <w:r w:rsidRPr="00043488">
                <w:rPr>
                  <w:rFonts w:ascii="Times New Roman" w:eastAsia="FangSong" w:hAnsi="Times New Roman" w:cs="Times New Roman"/>
                </w:rPr>
                <w:t>7</w:t>
              </w:r>
              <w:r w:rsidRPr="00043488">
                <w:rPr>
                  <w:rFonts w:ascii="Times New Roman" w:eastAsia="FangSong" w:hAnsi="Times New Roman" w:cs="Times New Roman" w:hint="eastAsia"/>
                </w:rPr>
                <w:t>条范围、且可能威胁捷克共和国安全或内部及公共秩序的经</w:t>
              </w:r>
              <w:r w:rsidRPr="00043488">
                <w:rPr>
                  <w:rFonts w:ascii="Times New Roman" w:eastAsia="FangSong" w:hAnsi="Times New Roman" w:cs="Times New Roman" w:hint="eastAsia"/>
                </w:rPr>
                <w:lastRenderedPageBreak/>
                <w:t>济领域</w:t>
              </w:r>
            </w:ins>
          </w:p>
          <w:p w14:paraId="0D67A021" w14:textId="77777777" w:rsidR="00EE3204" w:rsidRDefault="00EE3204" w:rsidP="006A7849">
            <w:pPr>
              <w:spacing w:afterLines="50" w:after="211" w:line="440" w:lineRule="exact"/>
              <w:rPr>
                <w:ins w:id="67" w:author="孙玉龙" w:date="2026-07-31T09:18:00Z" w16du:dateUtc="2026-07-31T01:18:00Z"/>
                <w:rFonts w:ascii="Times New Roman" w:eastAsia="FangSong" w:hAnsi="Times New Roman" w:cs="Times New Roman" w:hint="eastAsia"/>
              </w:rPr>
            </w:pPr>
            <w:ins w:id="68" w:author="孙玉龙" w:date="2026-07-31T09:18:00Z" w16du:dateUtc="2026-07-31T01:18:00Z">
              <w:r w:rsidRPr="00043488">
                <w:rPr>
                  <w:rFonts w:ascii="Times New Roman" w:eastAsia="FangSong" w:hAnsi="Times New Roman" w:cs="Times New Roman" w:hint="cs"/>
                </w:rPr>
                <w:t>•</w:t>
              </w:r>
              <w:r w:rsidRPr="00043488">
                <w:rPr>
                  <w:rFonts w:ascii="Times New Roman" w:eastAsia="FangSong" w:hAnsi="Times New Roman" w:cs="Times New Roman"/>
                </w:rPr>
                <w:t xml:space="preserve"> </w:t>
              </w:r>
              <w:r w:rsidRPr="00043488">
                <w:rPr>
                  <w:rFonts w:ascii="Times New Roman" w:eastAsia="FangSong" w:hAnsi="Times New Roman" w:cs="Times New Roman" w:hint="eastAsia"/>
                </w:rPr>
                <w:t>强制磋商后触发审查的媒体领域</w:t>
              </w:r>
            </w:ins>
          </w:p>
        </w:tc>
        <w:tc>
          <w:tcPr>
            <w:tcW w:w="2440" w:type="dxa"/>
          </w:tcPr>
          <w:p w14:paraId="5B76C8E9" w14:textId="77777777" w:rsidR="00EE3204" w:rsidRPr="00E543AB" w:rsidRDefault="00EE3204" w:rsidP="006A7849">
            <w:pPr>
              <w:spacing w:afterLines="50" w:after="211" w:line="440" w:lineRule="exact"/>
              <w:rPr>
                <w:ins w:id="69" w:author="孙玉龙" w:date="2026-07-31T09:18:00Z" w16du:dateUtc="2026-07-31T01:18:00Z"/>
                <w:rFonts w:ascii="Times New Roman" w:eastAsia="FangSong" w:hAnsi="Times New Roman" w:cs="Times New Roman" w:hint="eastAsia"/>
              </w:rPr>
            </w:pPr>
            <w:ins w:id="70" w:author="孙玉龙" w:date="2026-07-31T09:18:00Z" w16du:dateUtc="2026-07-31T01:18:00Z">
              <w:r w:rsidRPr="00E543AB">
                <w:rPr>
                  <w:rFonts w:ascii="Times New Roman" w:eastAsia="FangSong" w:hAnsi="Times New Roman" w:cs="Times New Roman" w:hint="eastAsia"/>
                </w:rPr>
                <w:lastRenderedPageBreak/>
                <w:t>主管机关：工业和贸易部</w:t>
              </w:r>
            </w:ins>
          </w:p>
          <w:p w14:paraId="770671F3" w14:textId="77777777" w:rsidR="00EE3204" w:rsidRPr="00E543AB" w:rsidRDefault="00EE3204" w:rsidP="006A7849">
            <w:pPr>
              <w:spacing w:afterLines="50" w:after="211" w:line="440" w:lineRule="exact"/>
              <w:rPr>
                <w:ins w:id="71" w:author="孙玉龙" w:date="2026-07-31T09:18:00Z" w16du:dateUtc="2026-07-31T01:18:00Z"/>
                <w:rFonts w:ascii="Times New Roman" w:eastAsia="FangSong" w:hAnsi="Times New Roman" w:cs="Times New Roman"/>
              </w:rPr>
            </w:pPr>
            <w:ins w:id="72" w:author="孙玉龙" w:date="2026-07-31T09:18:00Z" w16du:dateUtc="2026-07-31T01:18:00Z">
              <w:r w:rsidRPr="00E543AB">
                <w:rPr>
                  <w:rFonts w:ascii="Times New Roman" w:eastAsia="FangSong" w:hAnsi="Times New Roman" w:cs="Times New Roman"/>
                </w:rPr>
                <w:t xml:space="preserve">• </w:t>
              </w:r>
              <w:r w:rsidRPr="00E543AB">
                <w:rPr>
                  <w:rFonts w:ascii="Times New Roman" w:eastAsia="FangSong" w:hAnsi="Times New Roman" w:cs="Times New Roman" w:hint="eastAsia"/>
                </w:rPr>
                <w:t>财政部等为法定被咨询机关（第</w:t>
              </w:r>
              <w:r w:rsidRPr="00E543AB">
                <w:rPr>
                  <w:rFonts w:ascii="Times New Roman" w:eastAsia="FangSong" w:hAnsi="Times New Roman" w:cs="Times New Roman"/>
                </w:rPr>
                <w:t>11</w:t>
              </w:r>
              <w:r w:rsidRPr="00E543AB">
                <w:rPr>
                  <w:rFonts w:ascii="Times New Roman" w:eastAsia="FangSong" w:hAnsi="Times New Roman" w:cs="Times New Roman" w:hint="eastAsia"/>
                </w:rPr>
                <w:t>条），不主导决策</w:t>
              </w:r>
            </w:ins>
          </w:p>
          <w:p w14:paraId="4D4E7947" w14:textId="77777777" w:rsidR="00EE3204" w:rsidRPr="00E543AB" w:rsidRDefault="00EE3204" w:rsidP="006A7849">
            <w:pPr>
              <w:spacing w:afterLines="50" w:after="211" w:line="440" w:lineRule="exact"/>
              <w:rPr>
                <w:ins w:id="73" w:author="孙玉龙" w:date="2026-07-31T09:18:00Z" w16du:dateUtc="2026-07-31T01:18:00Z"/>
                <w:rFonts w:ascii="Times New Roman" w:eastAsia="FangSong" w:hAnsi="Times New Roman" w:cs="Times New Roman"/>
              </w:rPr>
            </w:pPr>
            <w:ins w:id="74" w:author="孙玉龙" w:date="2026-07-31T09:18:00Z" w16du:dateUtc="2026-07-31T01:18:00Z">
              <w:r w:rsidRPr="00E543AB">
                <w:rPr>
                  <w:rFonts w:ascii="Times New Roman" w:eastAsia="FangSong" w:hAnsi="Times New Roman" w:cs="Times New Roman" w:hint="cs"/>
                </w:rPr>
                <w:t>•</w:t>
              </w:r>
              <w:r w:rsidRPr="00E543AB">
                <w:rPr>
                  <w:rFonts w:ascii="Times New Roman" w:eastAsia="FangSong" w:hAnsi="Times New Roman" w:cs="Times New Roman"/>
                </w:rPr>
                <w:t xml:space="preserve"> </w:t>
              </w:r>
              <w:r w:rsidRPr="00E543AB">
                <w:rPr>
                  <w:rFonts w:ascii="Times New Roman" w:eastAsia="FangSong" w:hAnsi="Times New Roman" w:cs="Times New Roman" w:hint="eastAsia"/>
                </w:rPr>
                <w:t>投资者无强制申</w:t>
              </w:r>
              <w:r w:rsidRPr="00E543AB">
                <w:rPr>
                  <w:rFonts w:ascii="Times New Roman" w:eastAsia="FangSong" w:hAnsi="Times New Roman" w:cs="Times New Roman" w:hint="eastAsia"/>
                </w:rPr>
                <w:lastRenderedPageBreak/>
                <w:t>请义务（除上述媒体强制磋商）</w:t>
              </w:r>
            </w:ins>
          </w:p>
          <w:p w14:paraId="568F7853" w14:textId="77777777" w:rsidR="00EE3204" w:rsidRPr="00E543AB" w:rsidRDefault="00EE3204" w:rsidP="006A7849">
            <w:pPr>
              <w:spacing w:afterLines="50" w:after="211" w:line="440" w:lineRule="exact"/>
              <w:rPr>
                <w:ins w:id="75" w:author="孙玉龙" w:date="2026-07-31T09:18:00Z" w16du:dateUtc="2026-07-31T01:18:00Z"/>
                <w:rFonts w:ascii="Times New Roman" w:eastAsia="FangSong" w:hAnsi="Times New Roman" w:cs="Times New Roman"/>
              </w:rPr>
            </w:pPr>
            <w:ins w:id="76" w:author="孙玉龙" w:date="2026-07-31T09:18:00Z" w16du:dateUtc="2026-07-31T01:18:00Z">
              <w:r w:rsidRPr="00E543AB">
                <w:rPr>
                  <w:rFonts w:ascii="Times New Roman" w:eastAsia="FangSong" w:hAnsi="Times New Roman" w:cs="Times New Roman" w:hint="cs"/>
                </w:rPr>
                <w:t>•</w:t>
              </w:r>
              <w:r w:rsidRPr="00E543AB">
                <w:rPr>
                  <w:rFonts w:ascii="Times New Roman" w:eastAsia="FangSong" w:hAnsi="Times New Roman" w:cs="Times New Roman"/>
                </w:rPr>
                <w:t xml:space="preserve"> </w:t>
              </w:r>
              <w:r w:rsidRPr="00E543AB">
                <w:rPr>
                  <w:rFonts w:ascii="Times New Roman" w:eastAsia="FangSong" w:hAnsi="Times New Roman" w:cs="Times New Roman" w:hint="eastAsia"/>
                </w:rPr>
                <w:t>工贸部可依职权在投资完成后</w:t>
              </w:r>
              <w:r w:rsidRPr="00E543AB">
                <w:rPr>
                  <w:rFonts w:ascii="Times New Roman" w:eastAsia="FangSong" w:hAnsi="Times New Roman" w:cs="Times New Roman"/>
                </w:rPr>
                <w:t>5</w:t>
              </w:r>
              <w:r w:rsidRPr="00E543AB">
                <w:rPr>
                  <w:rFonts w:ascii="Times New Roman" w:eastAsia="FangSong" w:hAnsi="Times New Roman" w:cs="Times New Roman" w:hint="eastAsia"/>
                </w:rPr>
                <w:t>年内随时启动（隐瞒事实可不受此时限）</w:t>
              </w:r>
            </w:ins>
          </w:p>
          <w:p w14:paraId="5907F8B2" w14:textId="77777777" w:rsidR="00EE3204" w:rsidRPr="00E543AB" w:rsidRDefault="00EE3204" w:rsidP="006A7849">
            <w:pPr>
              <w:spacing w:afterLines="50" w:after="211" w:line="440" w:lineRule="exact"/>
              <w:rPr>
                <w:ins w:id="77" w:author="孙玉龙" w:date="2026-07-31T09:18:00Z" w16du:dateUtc="2026-07-31T01:18:00Z"/>
                <w:rFonts w:ascii="Times New Roman" w:eastAsia="FangSong" w:hAnsi="Times New Roman" w:cs="Times New Roman"/>
              </w:rPr>
            </w:pPr>
            <w:ins w:id="78" w:author="孙玉龙" w:date="2026-07-31T09:18:00Z" w16du:dateUtc="2026-07-31T01:18:00Z">
              <w:r w:rsidRPr="00E543AB">
                <w:rPr>
                  <w:rFonts w:ascii="Times New Roman" w:eastAsia="FangSong" w:hAnsi="Times New Roman" w:cs="Times New Roman" w:hint="cs"/>
                </w:rPr>
                <w:t>•</w:t>
              </w:r>
              <w:r w:rsidRPr="00E543AB">
                <w:rPr>
                  <w:rFonts w:ascii="Times New Roman" w:eastAsia="FangSong" w:hAnsi="Times New Roman" w:cs="Times New Roman"/>
                </w:rPr>
                <w:t xml:space="preserve"> </w:t>
              </w:r>
              <w:r w:rsidRPr="00E543AB">
                <w:rPr>
                  <w:rFonts w:ascii="Times New Roman" w:eastAsia="FangSong" w:hAnsi="Times New Roman" w:cs="Times New Roman" w:hint="eastAsia"/>
                </w:rPr>
                <w:t>启动后投资者须在</w:t>
              </w:r>
              <w:r w:rsidRPr="00E543AB">
                <w:rPr>
                  <w:rFonts w:ascii="Times New Roman" w:eastAsia="FangSong" w:hAnsi="Times New Roman" w:cs="Times New Roman"/>
                </w:rPr>
                <w:t>15</w:t>
              </w:r>
              <w:r w:rsidRPr="00E543AB">
                <w:rPr>
                  <w:rFonts w:ascii="Times New Roman" w:eastAsia="FangSong" w:hAnsi="Times New Roman" w:cs="Times New Roman" w:hint="eastAsia"/>
                </w:rPr>
                <w:t>日内提供信息（第</w:t>
              </w:r>
              <w:r w:rsidRPr="00E543AB">
                <w:rPr>
                  <w:rFonts w:ascii="Times New Roman" w:eastAsia="FangSong" w:hAnsi="Times New Roman" w:cs="Times New Roman"/>
                </w:rPr>
                <w:t>8</w:t>
              </w:r>
              <w:r w:rsidRPr="00E543AB">
                <w:rPr>
                  <w:rFonts w:ascii="Times New Roman" w:eastAsia="FangSong" w:hAnsi="Times New Roman" w:cs="Times New Roman" w:hint="eastAsia"/>
                </w:rPr>
                <w:t>条第</w:t>
              </w:r>
              <w:r w:rsidRPr="00E543AB">
                <w:rPr>
                  <w:rFonts w:ascii="Times New Roman" w:eastAsia="FangSong" w:hAnsi="Times New Roman" w:cs="Times New Roman"/>
                </w:rPr>
                <w:t>3</w:t>
              </w:r>
              <w:r w:rsidRPr="00E543AB">
                <w:rPr>
                  <w:rFonts w:ascii="Times New Roman" w:eastAsia="FangSong" w:hAnsi="Times New Roman" w:cs="Times New Roman" w:hint="eastAsia"/>
                </w:rPr>
                <w:t>款）</w:t>
              </w:r>
            </w:ins>
          </w:p>
          <w:p w14:paraId="21DC97C3" w14:textId="77777777" w:rsidR="00EE3204" w:rsidRDefault="00EE3204" w:rsidP="006A7849">
            <w:pPr>
              <w:spacing w:afterLines="50" w:after="211" w:line="440" w:lineRule="exact"/>
              <w:rPr>
                <w:ins w:id="79" w:author="孙玉龙" w:date="2026-07-31T09:18:00Z" w16du:dateUtc="2026-07-31T01:18:00Z"/>
                <w:rFonts w:ascii="Times New Roman" w:eastAsia="FangSong" w:hAnsi="Times New Roman" w:cs="Times New Roman" w:hint="eastAsia"/>
              </w:rPr>
            </w:pPr>
            <w:ins w:id="80" w:author="孙玉龙" w:date="2026-07-31T09:18:00Z" w16du:dateUtc="2026-07-31T01:18:00Z">
              <w:r w:rsidRPr="00E543AB">
                <w:rPr>
                  <w:rFonts w:ascii="Times New Roman" w:eastAsia="FangSong" w:hAnsi="Times New Roman" w:cs="Times New Roman" w:hint="cs"/>
                </w:rPr>
                <w:t>•</w:t>
              </w:r>
              <w:r w:rsidRPr="00E543AB">
                <w:rPr>
                  <w:rFonts w:ascii="Times New Roman" w:eastAsia="FangSong" w:hAnsi="Times New Roman" w:cs="Times New Roman"/>
                </w:rPr>
                <w:t xml:space="preserve"> </w:t>
              </w:r>
              <w:r w:rsidRPr="00E543AB">
                <w:rPr>
                  <w:rFonts w:ascii="Times New Roman" w:eastAsia="FangSong" w:hAnsi="Times New Roman" w:cs="Times New Roman" w:hint="eastAsia"/>
                </w:rPr>
                <w:t>投资者可通过自愿磋商（第</w:t>
              </w:r>
              <w:r w:rsidRPr="00E543AB">
                <w:rPr>
                  <w:rFonts w:ascii="Times New Roman" w:eastAsia="FangSong" w:hAnsi="Times New Roman" w:cs="Times New Roman"/>
                </w:rPr>
                <w:t>10</w:t>
              </w:r>
              <w:r w:rsidRPr="00E543AB">
                <w:rPr>
                  <w:rFonts w:ascii="Times New Roman" w:eastAsia="FangSong" w:hAnsi="Times New Roman" w:cs="Times New Roman" w:hint="eastAsia"/>
                </w:rPr>
                <w:t>条）在</w:t>
              </w:r>
              <w:r w:rsidRPr="00E543AB">
                <w:rPr>
                  <w:rFonts w:ascii="Times New Roman" w:eastAsia="FangSong" w:hAnsi="Times New Roman" w:cs="Times New Roman"/>
                </w:rPr>
                <w:t>45</w:t>
              </w:r>
              <w:r w:rsidRPr="00E543AB">
                <w:rPr>
                  <w:rFonts w:ascii="Times New Roman" w:eastAsia="FangSong" w:hAnsi="Times New Roman" w:cs="Times New Roman" w:hint="eastAsia"/>
                </w:rPr>
                <w:t>天内获得</w:t>
              </w:r>
              <w:r>
                <w:rPr>
                  <w:rFonts w:ascii="Times New Roman" w:eastAsia="FangSong" w:hAnsi="Times New Roman" w:cs="Times New Roman" w:hint="eastAsia"/>
                </w:rPr>
                <w:t>无威胁</w:t>
              </w:r>
              <w:r w:rsidRPr="00E543AB">
                <w:rPr>
                  <w:rFonts w:ascii="Times New Roman" w:eastAsia="FangSong" w:hAnsi="Times New Roman" w:cs="Times New Roman" w:hint="eastAsia"/>
                </w:rPr>
                <w:t>确认</w:t>
              </w:r>
            </w:ins>
          </w:p>
        </w:tc>
        <w:tc>
          <w:tcPr>
            <w:tcW w:w="2440" w:type="dxa"/>
          </w:tcPr>
          <w:p w14:paraId="26B6D82D" w14:textId="77777777" w:rsidR="00EE3204" w:rsidRPr="00E543AB" w:rsidRDefault="00EE3204" w:rsidP="006A7849">
            <w:pPr>
              <w:spacing w:afterLines="50" w:after="211" w:line="440" w:lineRule="exact"/>
              <w:rPr>
                <w:ins w:id="81" w:author="孙玉龙" w:date="2026-07-31T09:18:00Z" w16du:dateUtc="2026-07-31T01:18:00Z"/>
                <w:rFonts w:ascii="Times New Roman" w:eastAsia="FangSong" w:hAnsi="Times New Roman" w:cs="Times New Roman" w:hint="eastAsia"/>
              </w:rPr>
            </w:pPr>
            <w:ins w:id="82" w:author="孙玉龙" w:date="2026-07-31T09:18:00Z" w16du:dateUtc="2026-07-31T01:18:00Z">
              <w:r w:rsidRPr="00E543AB">
                <w:rPr>
                  <w:rFonts w:ascii="Times New Roman" w:eastAsia="FangSong" w:hAnsi="Times New Roman" w:cs="Times New Roman"/>
                </w:rPr>
                <w:lastRenderedPageBreak/>
                <w:t>•</w:t>
              </w:r>
              <w:r>
                <w:rPr>
                  <w:rFonts w:ascii="Times New Roman" w:eastAsia="FangSong" w:hAnsi="Times New Roman" w:cs="Times New Roman" w:hint="eastAsia"/>
                </w:rPr>
                <w:t xml:space="preserve"> </w:t>
              </w:r>
              <w:r w:rsidRPr="00E543AB">
                <w:rPr>
                  <w:rFonts w:ascii="Times New Roman" w:eastAsia="FangSong" w:hAnsi="Times New Roman" w:cs="Times New Roman" w:hint="eastAsia"/>
                </w:rPr>
                <w:t>审查内部时限与前置审批相同：</w:t>
              </w:r>
              <w:r w:rsidRPr="00E543AB">
                <w:rPr>
                  <w:rFonts w:ascii="Times New Roman" w:eastAsia="FangSong" w:hAnsi="Times New Roman" w:cs="Times New Roman" w:hint="eastAsia"/>
                </w:rPr>
                <w:t>90</w:t>
              </w:r>
              <w:r w:rsidRPr="00E543AB">
                <w:rPr>
                  <w:rFonts w:ascii="Times New Roman" w:eastAsia="FangSong" w:hAnsi="Times New Roman" w:cs="Times New Roman" w:hint="eastAsia"/>
                </w:rPr>
                <w:t>日（</w:t>
              </w:r>
              <w:r w:rsidRPr="00E543AB">
                <w:rPr>
                  <w:rFonts w:ascii="Times New Roman" w:eastAsia="FangSong" w:hAnsi="Times New Roman" w:cs="Times New Roman" w:hint="eastAsia"/>
                </w:rPr>
                <w:t>+30</w:t>
              </w:r>
              <w:r w:rsidRPr="00E543AB">
                <w:rPr>
                  <w:rFonts w:ascii="Times New Roman" w:eastAsia="FangSong" w:hAnsi="Times New Roman" w:cs="Times New Roman" w:hint="eastAsia"/>
                </w:rPr>
                <w:t>日）；若提交政府，政府</w:t>
              </w:r>
              <w:r w:rsidRPr="00E543AB">
                <w:rPr>
                  <w:rFonts w:ascii="Times New Roman" w:eastAsia="FangSong" w:hAnsi="Times New Roman" w:cs="Times New Roman" w:hint="eastAsia"/>
                </w:rPr>
                <w:t>45</w:t>
              </w:r>
              <w:r w:rsidRPr="00E543AB">
                <w:rPr>
                  <w:rFonts w:ascii="Times New Roman" w:eastAsia="FangSong" w:hAnsi="Times New Roman" w:cs="Times New Roman" w:hint="eastAsia"/>
                </w:rPr>
                <w:t>日决议</w:t>
              </w:r>
            </w:ins>
          </w:p>
          <w:p w14:paraId="4F900300" w14:textId="77777777" w:rsidR="00EE3204" w:rsidRPr="00E543AB" w:rsidRDefault="00EE3204" w:rsidP="006A7849">
            <w:pPr>
              <w:spacing w:afterLines="50" w:after="211" w:line="440" w:lineRule="exact"/>
              <w:rPr>
                <w:ins w:id="83" w:author="孙玉龙" w:date="2026-07-31T09:18:00Z" w16du:dateUtc="2026-07-31T01:18:00Z"/>
                <w:rFonts w:ascii="Times New Roman" w:eastAsia="FangSong" w:hAnsi="Times New Roman" w:cs="Times New Roman" w:hint="eastAsia"/>
              </w:rPr>
            </w:pPr>
            <w:ins w:id="84" w:author="孙玉龙" w:date="2026-07-31T09:18:00Z" w16du:dateUtc="2026-07-31T01:18:00Z">
              <w:r w:rsidRPr="00E543AB">
                <w:rPr>
                  <w:rFonts w:ascii="Times New Roman" w:eastAsia="FangSong" w:hAnsi="Times New Roman" w:cs="Times New Roman"/>
                </w:rPr>
                <w:t xml:space="preserve">• </w:t>
              </w:r>
              <w:r w:rsidRPr="00E543AB">
                <w:rPr>
                  <w:rFonts w:ascii="Times New Roman" w:eastAsia="FangSong" w:hAnsi="Times New Roman" w:cs="Times New Roman" w:hint="eastAsia"/>
                </w:rPr>
                <w:t>可作出</w:t>
              </w:r>
              <w:r>
                <w:rPr>
                  <w:rFonts w:ascii="Times New Roman" w:eastAsia="FangSong" w:hAnsi="Times New Roman" w:cs="Times New Roman" w:hint="eastAsia"/>
                </w:rPr>
                <w:t>如下决定</w:t>
              </w:r>
              <w:r w:rsidRPr="00E543AB">
                <w:rPr>
                  <w:rFonts w:ascii="Times New Roman" w:eastAsia="FangSong" w:hAnsi="Times New Roman" w:cs="Times New Roman" w:hint="eastAsia"/>
                </w:rPr>
                <w:t>：</w:t>
              </w:r>
              <w:r w:rsidRPr="00E543AB">
                <w:rPr>
                  <w:rFonts w:ascii="Times New Roman" w:eastAsia="FangSong" w:hAnsi="Times New Roman" w:cs="Times New Roman" w:hint="eastAsia"/>
                </w:rPr>
                <w:lastRenderedPageBreak/>
                <w:t>可容许性决定、附条件可容许性决定、禁止实施、禁止继续存在（可含强制出售令）</w:t>
              </w:r>
            </w:ins>
          </w:p>
        </w:tc>
      </w:tr>
    </w:tbl>
    <w:p w14:paraId="5D4BE5CE" w14:textId="77777777" w:rsidR="00EE3204" w:rsidRPr="002D7320" w:rsidRDefault="00EE3204" w:rsidP="00EE3204">
      <w:pPr>
        <w:ind w:firstLine="480"/>
        <w:rPr>
          <w:ins w:id="85" w:author="孙玉龙" w:date="2026-07-31T09:18:00Z" w16du:dateUtc="2026-07-31T01:18:00Z"/>
          <w:rFonts w:ascii="Times New Roman" w:eastAsia="FangSong" w:hAnsi="Times New Roman" w:cs="Times New Roman" w:hint="eastAsia"/>
        </w:rPr>
      </w:pPr>
      <w:ins w:id="86" w:author="孙玉龙" w:date="2026-07-31T09:18:00Z" w16du:dateUtc="2026-07-31T01:18:00Z">
        <w:r w:rsidRPr="002D7320">
          <w:rPr>
            <w:rFonts w:ascii="Times New Roman" w:eastAsia="FangSong" w:hAnsi="Times New Roman" w:cs="Times New Roman" w:hint="eastAsia"/>
          </w:rPr>
          <w:lastRenderedPageBreak/>
          <w:t>外国投资者如未依据《</w:t>
        </w:r>
        <w:r w:rsidRPr="002D7320">
          <w:rPr>
            <w:rFonts w:ascii="Times New Roman" w:eastAsia="FangSong" w:hAnsi="Times New Roman" w:cs="Times New Roman" w:hint="eastAsia"/>
          </w:rPr>
          <w:t>FDI</w:t>
        </w:r>
        <w:r w:rsidRPr="002D7320">
          <w:rPr>
            <w:rFonts w:ascii="Times New Roman" w:eastAsia="FangSong" w:hAnsi="Times New Roman" w:cs="Times New Roman" w:hint="eastAsia"/>
          </w:rPr>
          <w:t>审查法》第</w:t>
        </w:r>
        <w:r w:rsidRPr="002D7320">
          <w:rPr>
            <w:rFonts w:ascii="Times New Roman" w:eastAsia="FangSong" w:hAnsi="Times New Roman" w:cs="Times New Roman" w:hint="eastAsia"/>
          </w:rPr>
          <w:t>7</w:t>
        </w:r>
        <w:r w:rsidRPr="002D7320">
          <w:rPr>
            <w:rFonts w:ascii="Times New Roman" w:eastAsia="FangSong" w:hAnsi="Times New Roman" w:cs="Times New Roman" w:hint="eastAsia"/>
          </w:rPr>
          <w:t>条提交许可申请即完成投资，将构成第</w:t>
        </w:r>
        <w:r w:rsidRPr="002D7320">
          <w:rPr>
            <w:rFonts w:ascii="Times New Roman" w:eastAsia="FangSong" w:hAnsi="Times New Roman" w:cs="Times New Roman" w:hint="eastAsia"/>
          </w:rPr>
          <w:t>25</w:t>
        </w:r>
        <w:r w:rsidRPr="002D7320">
          <w:rPr>
            <w:rFonts w:ascii="Times New Roman" w:eastAsia="FangSong" w:hAnsi="Times New Roman" w:cs="Times New Roman" w:hint="eastAsia"/>
          </w:rPr>
          <w:t>条第</w:t>
        </w:r>
        <w:r w:rsidRPr="002D7320">
          <w:rPr>
            <w:rFonts w:ascii="Times New Roman" w:eastAsia="FangSong" w:hAnsi="Times New Roman" w:cs="Times New Roman" w:hint="eastAsia"/>
          </w:rPr>
          <w:t>1</w:t>
        </w:r>
        <w:r w:rsidRPr="002D7320">
          <w:rPr>
            <w:rFonts w:ascii="Times New Roman" w:eastAsia="FangSong" w:hAnsi="Times New Roman" w:cs="Times New Roman" w:hint="eastAsia"/>
          </w:rPr>
          <w:t>款</w:t>
        </w:r>
        <w:r w:rsidRPr="002D7320">
          <w:rPr>
            <w:rFonts w:ascii="Times New Roman" w:eastAsia="FangSong" w:hAnsi="Times New Roman" w:cs="Times New Roman" w:hint="eastAsia"/>
          </w:rPr>
          <w:t>c</w:t>
        </w:r>
        <w:r w:rsidRPr="002D7320">
          <w:rPr>
            <w:rFonts w:ascii="Times New Roman" w:eastAsia="FangSong" w:hAnsi="Times New Roman" w:cs="Times New Roman" w:hint="eastAsia"/>
          </w:rPr>
          <w:t>项所规定的行政违法行为。根据第</w:t>
        </w:r>
        <w:r w:rsidRPr="002D7320">
          <w:rPr>
            <w:rFonts w:ascii="Times New Roman" w:eastAsia="FangSong" w:hAnsi="Times New Roman" w:cs="Times New Roman" w:hint="eastAsia"/>
          </w:rPr>
          <w:t>25</w:t>
        </w:r>
        <w:r w:rsidRPr="002D7320">
          <w:rPr>
            <w:rFonts w:ascii="Times New Roman" w:eastAsia="FangSong" w:hAnsi="Times New Roman" w:cs="Times New Roman" w:hint="eastAsia"/>
          </w:rPr>
          <w:t>条第</w:t>
        </w:r>
        <w:r w:rsidRPr="002D7320">
          <w:rPr>
            <w:rFonts w:ascii="Times New Roman" w:eastAsia="FangSong" w:hAnsi="Times New Roman" w:cs="Times New Roman" w:hint="eastAsia"/>
          </w:rPr>
          <w:t>2</w:t>
        </w:r>
        <w:r w:rsidRPr="002D7320">
          <w:rPr>
            <w:rFonts w:ascii="Times New Roman" w:eastAsia="FangSong" w:hAnsi="Times New Roman" w:cs="Times New Roman" w:hint="eastAsia"/>
          </w:rPr>
          <w:t>款，可处以该外国投资者上一完结会计期间总净营业额最高</w:t>
        </w:r>
        <w:r w:rsidRPr="002D7320">
          <w:rPr>
            <w:rFonts w:ascii="Times New Roman" w:eastAsia="FangSong" w:hAnsi="Times New Roman" w:cs="Times New Roman" w:hint="eastAsia"/>
          </w:rPr>
          <w:t>1%</w:t>
        </w:r>
        <w:r w:rsidRPr="002D7320">
          <w:rPr>
            <w:rFonts w:ascii="Times New Roman" w:eastAsia="FangSong" w:hAnsi="Times New Roman" w:cs="Times New Roman" w:hint="eastAsia"/>
          </w:rPr>
          <w:t>的罚款；若该营业额无法确定，则处以</w:t>
        </w:r>
        <w:r w:rsidRPr="002D7320">
          <w:rPr>
            <w:rFonts w:ascii="Times New Roman" w:eastAsia="FangSong" w:hAnsi="Times New Roman" w:cs="Times New Roman" w:hint="eastAsia"/>
          </w:rPr>
          <w:t>5</w:t>
        </w:r>
        <w:r w:rsidRPr="002D7320">
          <w:rPr>
            <w:rFonts w:ascii="Times New Roman" w:eastAsia="FangSong" w:hAnsi="Times New Roman" w:cs="Times New Roman" w:hint="eastAsia"/>
          </w:rPr>
          <w:t>万至</w:t>
        </w:r>
        <w:r w:rsidRPr="002D7320">
          <w:rPr>
            <w:rFonts w:ascii="Times New Roman" w:eastAsia="FangSong" w:hAnsi="Times New Roman" w:cs="Times New Roman" w:hint="eastAsia"/>
          </w:rPr>
          <w:t>5000</w:t>
        </w:r>
        <w:r w:rsidRPr="002D7320">
          <w:rPr>
            <w:rFonts w:ascii="Times New Roman" w:eastAsia="FangSong" w:hAnsi="Times New Roman" w:cs="Times New Roman" w:hint="eastAsia"/>
          </w:rPr>
          <w:t>万捷克克朗的罚款。此外，若该违法投资行为可能威胁捷克</w:t>
        </w:r>
        <w:r>
          <w:rPr>
            <w:rFonts w:ascii="Times New Roman" w:eastAsia="FangSong" w:hAnsi="Times New Roman" w:cs="Times New Roman" w:hint="eastAsia"/>
          </w:rPr>
          <w:t>国家</w:t>
        </w:r>
        <w:r w:rsidRPr="002D7320">
          <w:rPr>
            <w:rFonts w:ascii="Times New Roman" w:eastAsia="FangSong" w:hAnsi="Times New Roman" w:cs="Times New Roman" w:hint="eastAsia"/>
          </w:rPr>
          <w:t>安全及公共秩序，工贸部可依据第</w:t>
        </w:r>
        <w:r w:rsidRPr="002D7320">
          <w:rPr>
            <w:rFonts w:ascii="Times New Roman" w:eastAsia="FangSong" w:hAnsi="Times New Roman" w:cs="Times New Roman" w:hint="eastAsia"/>
          </w:rPr>
          <w:t>15</w:t>
        </w:r>
        <w:r w:rsidRPr="002D7320">
          <w:rPr>
            <w:rFonts w:ascii="Times New Roman" w:eastAsia="FangSong" w:hAnsi="Times New Roman" w:cs="Times New Roman" w:hint="eastAsia"/>
          </w:rPr>
          <w:t>条第</w:t>
        </w:r>
        <w:r w:rsidRPr="002D7320">
          <w:rPr>
            <w:rFonts w:ascii="Times New Roman" w:eastAsia="FangSong" w:hAnsi="Times New Roman" w:cs="Times New Roman" w:hint="eastAsia"/>
          </w:rPr>
          <w:t>4</w:t>
        </w:r>
        <w:r w:rsidRPr="002D7320">
          <w:rPr>
            <w:rFonts w:ascii="Times New Roman" w:eastAsia="FangSong" w:hAnsi="Times New Roman" w:cs="Times New Roman" w:hint="eastAsia"/>
          </w:rPr>
          <w:t>款决定禁止该外国投资继续存在，并根据第</w:t>
        </w:r>
        <w:r w:rsidRPr="002D7320">
          <w:rPr>
            <w:rFonts w:ascii="Times New Roman" w:eastAsia="FangSong" w:hAnsi="Times New Roman" w:cs="Times New Roman" w:hint="eastAsia"/>
          </w:rPr>
          <w:t>15</w:t>
        </w:r>
        <w:r w:rsidRPr="002D7320">
          <w:rPr>
            <w:rFonts w:ascii="Times New Roman" w:eastAsia="FangSong" w:hAnsi="Times New Roman" w:cs="Times New Roman" w:hint="eastAsia"/>
          </w:rPr>
          <w:t>条第</w:t>
        </w:r>
        <w:r w:rsidRPr="002D7320">
          <w:rPr>
            <w:rFonts w:ascii="Times New Roman" w:eastAsia="FangSong" w:hAnsi="Times New Roman" w:cs="Times New Roman" w:hint="eastAsia"/>
          </w:rPr>
          <w:t>5</w:t>
        </w:r>
        <w:r w:rsidRPr="002D7320">
          <w:rPr>
            <w:rFonts w:ascii="Times New Roman" w:eastAsia="FangSong" w:hAnsi="Times New Roman" w:cs="Times New Roman" w:hint="eastAsia"/>
          </w:rPr>
          <w:t>款在该决定中附带禁止或限制表决权行使、或命令出售股权</w:t>
        </w:r>
        <w:r w:rsidRPr="002D7320">
          <w:rPr>
            <w:rFonts w:ascii="Times New Roman" w:eastAsia="FangSong" w:hAnsi="Times New Roman" w:cs="Times New Roman" w:hint="eastAsia"/>
          </w:rPr>
          <w:t>/</w:t>
        </w:r>
        <w:r w:rsidRPr="002D7320">
          <w:rPr>
            <w:rFonts w:ascii="Times New Roman" w:eastAsia="FangSong" w:hAnsi="Times New Roman" w:cs="Times New Roman" w:hint="eastAsia"/>
          </w:rPr>
          <w:t>资产等措施。外国投资者在进行相关投资前，应通过工贸部规定的表格提交许可申请或磋商建议。</w:t>
        </w:r>
      </w:ins>
    </w:p>
    <w:p w14:paraId="34BE310D" w14:textId="58AE91F7" w:rsidR="00EE3204" w:rsidDel="00EE3204" w:rsidRDefault="00EE3204">
      <w:pPr>
        <w:spacing w:beforeLines="50" w:before="211" w:afterLines="50" w:after="211" w:line="500" w:lineRule="exact"/>
        <w:ind w:firstLineChars="200" w:firstLine="480"/>
        <w:rPr>
          <w:del w:id="87" w:author="孙玉龙" w:date="2026-07-31T09:18:00Z" w16du:dateUtc="2026-07-31T01:18:00Z"/>
          <w:rFonts w:ascii="Times New Roman" w:eastAsia="FangSong" w:hAnsi="Times New Roman" w:cs="Times New Roman" w:hint="eastAsia"/>
        </w:rPr>
      </w:pPr>
    </w:p>
    <w:p w14:paraId="276F753D" w14:textId="77777777" w:rsidR="001B55E6" w:rsidRDefault="00000000">
      <w:pPr>
        <w:pStyle w:val="2"/>
      </w:pPr>
      <w:r>
        <w:t>投资方式的规定</w:t>
      </w:r>
    </w:p>
    <w:p w14:paraId="3E492FB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捷克《商法》规定的公司形式主要有：有限责任公司（</w:t>
      </w:r>
      <w:proofErr w:type="spellStart"/>
      <w:r>
        <w:rPr>
          <w:rFonts w:ascii="Times New Roman" w:eastAsia="FangSong" w:hAnsi="Times New Roman" w:cs="Times New Roman"/>
        </w:rPr>
        <w:t>s.r.o.</w:t>
      </w:r>
      <w:proofErr w:type="spellEnd"/>
      <w:r>
        <w:rPr>
          <w:rFonts w:ascii="Times New Roman" w:eastAsia="FangSong" w:hAnsi="Times New Roman" w:cs="Times New Roman"/>
        </w:rPr>
        <w:t>）、股份公司（</w:t>
      </w:r>
      <w:proofErr w:type="spellStart"/>
      <w:r>
        <w:rPr>
          <w:rFonts w:ascii="Times New Roman" w:eastAsia="FangSong" w:hAnsi="Times New Roman" w:cs="Times New Roman"/>
        </w:rPr>
        <w:t>a.s.</w:t>
      </w:r>
      <w:proofErr w:type="spellEnd"/>
      <w:r>
        <w:rPr>
          <w:rFonts w:ascii="Times New Roman" w:eastAsia="FangSong" w:hAnsi="Times New Roman" w:cs="Times New Roman"/>
        </w:rPr>
        <w:t>）、普通商业合伙公司（</w:t>
      </w:r>
      <w:proofErr w:type="spellStart"/>
      <w:r>
        <w:rPr>
          <w:rFonts w:ascii="Times New Roman" w:eastAsia="FangSong" w:hAnsi="Times New Roman" w:cs="Times New Roman"/>
        </w:rPr>
        <w:t>v.o.s</w:t>
      </w:r>
      <w:proofErr w:type="spellEnd"/>
      <w:r>
        <w:rPr>
          <w:rFonts w:ascii="Times New Roman" w:eastAsia="FangSong" w:hAnsi="Times New Roman" w:cs="Times New Roman"/>
        </w:rPr>
        <w:t>.</w:t>
      </w:r>
      <w:r>
        <w:rPr>
          <w:rFonts w:ascii="Times New Roman" w:eastAsia="FangSong" w:hAnsi="Times New Roman" w:cs="Times New Roman"/>
        </w:rPr>
        <w:t>）、合伙公司（包括有限合伙</w:t>
      </w:r>
      <w:proofErr w:type="spellStart"/>
      <w:r>
        <w:rPr>
          <w:rFonts w:ascii="Times New Roman" w:eastAsia="FangSong" w:hAnsi="Times New Roman" w:cs="Times New Roman"/>
        </w:rPr>
        <w:t>k.s.</w:t>
      </w:r>
      <w:proofErr w:type="spellEnd"/>
      <w:r>
        <w:rPr>
          <w:rFonts w:ascii="Times New Roman" w:eastAsia="FangSong" w:hAnsi="Times New Roman" w:cs="Times New Roman"/>
        </w:rPr>
        <w:t>）、共同商业合伙、合作社和外国企业设立的分公司等。此外，还允许设立欧洲公司和欧洲经济利益集团。外国投资者多通过设立有限责任公司、股份公司和分公司等方式在捷克开展投资和</w:t>
      </w:r>
      <w:r>
        <w:rPr>
          <w:rFonts w:ascii="Times New Roman" w:eastAsia="FangSong" w:hAnsi="Times New Roman" w:cs="Times New Roman"/>
        </w:rPr>
        <w:lastRenderedPageBreak/>
        <w:t>生产经营活动。</w:t>
      </w:r>
    </w:p>
    <w:p w14:paraId="18B7D0CE" w14:textId="77777777" w:rsidR="001B55E6" w:rsidRDefault="00000000">
      <w:pPr>
        <w:pStyle w:val="2"/>
      </w:pPr>
      <w:r>
        <w:t>外资并购</w:t>
      </w:r>
    </w:p>
    <w:p w14:paraId="3D8C9378"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在资本市场外资并购或收购上市公司要遵守国家证券监督委员会和布拉格证券交易所制定的信息披露制度和程序。在股票主板市场上市流通的公司，当收购方拥有股票数量达到上市公司流通股票的</w:t>
      </w:r>
      <w:r>
        <w:rPr>
          <w:rFonts w:ascii="Times New Roman" w:eastAsia="FangSong" w:hAnsi="Times New Roman" w:cs="Times New Roman"/>
        </w:rPr>
        <w:t>5%</w:t>
      </w:r>
      <w:r>
        <w:rPr>
          <w:rFonts w:ascii="Times New Roman" w:eastAsia="FangSong" w:hAnsi="Times New Roman" w:cs="Times New Roman"/>
        </w:rPr>
        <w:t>以及</w:t>
      </w:r>
      <w:r>
        <w:rPr>
          <w:rFonts w:ascii="Times New Roman" w:eastAsia="FangSong" w:hAnsi="Times New Roman" w:cs="Times New Roman"/>
        </w:rPr>
        <w:t>5%</w:t>
      </w:r>
      <w:r>
        <w:rPr>
          <w:rFonts w:ascii="Times New Roman" w:eastAsia="FangSong" w:hAnsi="Times New Roman" w:cs="Times New Roman"/>
        </w:rPr>
        <w:t>的倍数时必须向交易所通报。当收购方完成收购成为公司第一大股东后，必须召开公司股东大会，公告公司股东变动情况。</w:t>
      </w:r>
    </w:p>
    <w:p w14:paraId="618AAE6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如被收购公司股份没有上市流通，收购方可直接与公司管理层或拥有多数股票的大股东商谈，以协议转让方式获得公司多数股权。协议转让价格由双方商定，可不向社会公开，但股权转让完成后，新公司股东必须向工商登记部门通报股权转让情况。</w:t>
      </w:r>
    </w:p>
    <w:p w14:paraId="2050C7D6" w14:textId="77777777" w:rsidR="001B55E6" w:rsidRDefault="00000000">
      <w:pPr>
        <w:pStyle w:val="2"/>
      </w:pPr>
      <w:r>
        <w:t>安全审查的规定</w:t>
      </w:r>
    </w:p>
    <w:p w14:paraId="1BAE9D5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捷克《外国投资审查法》已于</w:t>
      </w:r>
      <w:r>
        <w:rPr>
          <w:rFonts w:ascii="Times New Roman" w:eastAsia="FangSong" w:hAnsi="Times New Roman" w:cs="Times New Roman"/>
        </w:rPr>
        <w:t>2021</w:t>
      </w:r>
      <w:r>
        <w:rPr>
          <w:rFonts w:ascii="Times New Roman" w:eastAsia="FangSong" w:hAnsi="Times New Roman" w:cs="Times New Roman"/>
        </w:rPr>
        <w:t>年</w:t>
      </w:r>
      <w:r>
        <w:rPr>
          <w:rFonts w:ascii="Times New Roman" w:eastAsia="FangSong" w:hAnsi="Times New Roman" w:cs="Times New Roman"/>
        </w:rPr>
        <w:t>5</w:t>
      </w:r>
      <w:r>
        <w:rPr>
          <w:rFonts w:ascii="Times New Roman" w:eastAsia="FangSong" w:hAnsi="Times New Roman" w:cs="Times New Roman"/>
        </w:rPr>
        <w:t>月</w:t>
      </w:r>
      <w:r>
        <w:rPr>
          <w:rFonts w:ascii="Times New Roman" w:eastAsia="FangSong" w:hAnsi="Times New Roman" w:cs="Times New Roman"/>
        </w:rPr>
        <w:t>1</w:t>
      </w:r>
      <w:r>
        <w:rPr>
          <w:rFonts w:ascii="Times New Roman" w:eastAsia="FangSong" w:hAnsi="Times New Roman" w:cs="Times New Roman"/>
        </w:rPr>
        <w:t>日正式生效。为保障国家安全和公共秩序，法案规定对来自非欧盟国家的外国直接投资（</w:t>
      </w:r>
      <w:r>
        <w:rPr>
          <w:rFonts w:ascii="Times New Roman" w:eastAsia="FangSong" w:hAnsi="Times New Roman" w:cs="Times New Roman"/>
        </w:rPr>
        <w:t>FDI</w:t>
      </w:r>
      <w:r>
        <w:rPr>
          <w:rFonts w:ascii="Times New Roman" w:eastAsia="FangSong" w:hAnsi="Times New Roman" w:cs="Times New Roman"/>
        </w:rPr>
        <w:t>）进行筛查和限制，涉及关键基础设施（例如能源、供水）、关键信息基础设施（例如银行、电信）、军事装备和两用产品（例如核技术）等领域。</w:t>
      </w:r>
    </w:p>
    <w:p w14:paraId="24454A48"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捷克《竞争保护法》于</w:t>
      </w:r>
      <w:r>
        <w:rPr>
          <w:rFonts w:ascii="Times New Roman" w:eastAsia="FangSong" w:hAnsi="Times New Roman" w:cs="Times New Roman"/>
        </w:rPr>
        <w:t>2001</w:t>
      </w:r>
      <w:r>
        <w:rPr>
          <w:rFonts w:ascii="Times New Roman" w:eastAsia="FangSong" w:hAnsi="Times New Roman" w:cs="Times New Roman"/>
        </w:rPr>
        <w:t>年颁布，包括垄断协议、滥用市场支配地位和经营者集中规制三大组成部分。</w:t>
      </w:r>
    </w:p>
    <w:p w14:paraId="113F722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2022</w:t>
      </w:r>
      <w:r>
        <w:rPr>
          <w:rFonts w:ascii="Times New Roman" w:eastAsia="FangSong" w:hAnsi="Times New Roman" w:cs="Times New Roman"/>
        </w:rPr>
        <w:t>年，捷克版《马格尼茨基法》出台，授权捷克当局根据捷克共和国的安全利益指定被制裁的个人并实施各种制裁，受制裁者可能会被完全禁止参加公开招标。</w:t>
      </w:r>
    </w:p>
    <w:p w14:paraId="778DF565" w14:textId="77777777" w:rsidR="001B55E6" w:rsidRDefault="001B55E6">
      <w:pPr>
        <w:spacing w:beforeLines="50" w:before="211" w:afterLines="50" w:after="211" w:line="500" w:lineRule="exact"/>
        <w:rPr>
          <w:rFonts w:ascii="Times New Roman" w:eastAsia="FangSong" w:hAnsi="Times New Roman" w:cs="Times New Roman"/>
        </w:rPr>
      </w:pPr>
    </w:p>
    <w:p w14:paraId="7A39BC4D" w14:textId="77777777" w:rsidR="001B55E6" w:rsidRDefault="00000000">
      <w:pPr>
        <w:pStyle w:val="1"/>
      </w:pPr>
      <w:r>
        <w:t>中资企业在捷克开展投资合作手续</w:t>
      </w:r>
    </w:p>
    <w:p w14:paraId="13F9CA57" w14:textId="77777777" w:rsidR="001B55E6" w:rsidRDefault="00000000">
      <w:pPr>
        <w:pStyle w:val="2"/>
        <w:numPr>
          <w:ilvl w:val="0"/>
          <w:numId w:val="3"/>
        </w:numPr>
      </w:pPr>
      <w:r>
        <w:lastRenderedPageBreak/>
        <w:t>设立企业的形式</w:t>
      </w:r>
    </w:p>
    <w:p w14:paraId="70D42286" w14:textId="77777777" w:rsidR="001B55E6" w:rsidRDefault="00000000">
      <w:pPr>
        <w:spacing w:beforeLines="50" w:before="211" w:afterLines="50" w:after="211" w:line="500" w:lineRule="exact"/>
        <w:ind w:firstLineChars="200" w:firstLine="480"/>
        <w:rPr>
          <w:ins w:id="88" w:author="孙玉龙" w:date="2026-07-31T09:16:00Z" w16du:dateUtc="2026-07-31T01:16:00Z"/>
          <w:rFonts w:ascii="Times New Roman" w:eastAsia="FangSong" w:hAnsi="Times New Roman" w:cs="Times New Roman"/>
        </w:rPr>
      </w:pPr>
      <w:r>
        <w:rPr>
          <w:rFonts w:ascii="Times New Roman" w:eastAsia="FangSong" w:hAnsi="Times New Roman" w:cs="Times New Roman"/>
        </w:rPr>
        <w:t>捷克《商法》规定的公司形式主要有：有限责任公司（</w:t>
      </w:r>
      <w:proofErr w:type="spellStart"/>
      <w:r>
        <w:rPr>
          <w:rFonts w:ascii="Times New Roman" w:eastAsia="FangSong" w:hAnsi="Times New Roman" w:cs="Times New Roman"/>
        </w:rPr>
        <w:t>s.r.o.</w:t>
      </w:r>
      <w:proofErr w:type="spellEnd"/>
      <w:r>
        <w:rPr>
          <w:rFonts w:ascii="Times New Roman" w:eastAsia="FangSong" w:hAnsi="Times New Roman" w:cs="Times New Roman"/>
        </w:rPr>
        <w:t>）、股份公司（</w:t>
      </w:r>
      <w:proofErr w:type="spellStart"/>
      <w:r>
        <w:rPr>
          <w:rFonts w:ascii="Times New Roman" w:eastAsia="FangSong" w:hAnsi="Times New Roman" w:cs="Times New Roman"/>
        </w:rPr>
        <w:t>a.s.</w:t>
      </w:r>
      <w:proofErr w:type="spellEnd"/>
      <w:r>
        <w:rPr>
          <w:rFonts w:ascii="Times New Roman" w:eastAsia="FangSong" w:hAnsi="Times New Roman" w:cs="Times New Roman"/>
        </w:rPr>
        <w:t>）、普通商业合伙公司（</w:t>
      </w:r>
      <w:proofErr w:type="spellStart"/>
      <w:r>
        <w:rPr>
          <w:rFonts w:ascii="Times New Roman" w:eastAsia="FangSong" w:hAnsi="Times New Roman" w:cs="Times New Roman"/>
        </w:rPr>
        <w:t>v.o.s</w:t>
      </w:r>
      <w:proofErr w:type="spellEnd"/>
      <w:r>
        <w:rPr>
          <w:rFonts w:ascii="Times New Roman" w:eastAsia="FangSong" w:hAnsi="Times New Roman" w:cs="Times New Roman"/>
        </w:rPr>
        <w:t>.</w:t>
      </w:r>
      <w:r>
        <w:rPr>
          <w:rFonts w:ascii="Times New Roman" w:eastAsia="FangSong" w:hAnsi="Times New Roman" w:cs="Times New Roman"/>
        </w:rPr>
        <w:t>）、合伙公司（有限合伙</w:t>
      </w:r>
      <w:proofErr w:type="spellStart"/>
      <w:r>
        <w:rPr>
          <w:rFonts w:ascii="Times New Roman" w:eastAsia="FangSong" w:hAnsi="Times New Roman" w:cs="Times New Roman"/>
        </w:rPr>
        <w:t>k.s.</w:t>
      </w:r>
      <w:proofErr w:type="spellEnd"/>
      <w:r>
        <w:rPr>
          <w:rFonts w:ascii="Times New Roman" w:eastAsia="FangSong" w:hAnsi="Times New Roman" w:cs="Times New Roman"/>
        </w:rPr>
        <w:t>和共同商业合伙）、合作社（</w:t>
      </w:r>
      <w:proofErr w:type="spellStart"/>
      <w:r>
        <w:rPr>
          <w:rFonts w:ascii="Times New Roman" w:eastAsia="FangSong" w:hAnsi="Times New Roman" w:cs="Times New Roman"/>
        </w:rPr>
        <w:t>družstvo</w:t>
      </w:r>
      <w:proofErr w:type="spellEnd"/>
      <w:r>
        <w:rPr>
          <w:rFonts w:ascii="Times New Roman" w:eastAsia="FangSong" w:hAnsi="Times New Roman" w:cs="Times New Roman"/>
        </w:rPr>
        <w:t>）、分公司，以及欧洲公司（</w:t>
      </w:r>
      <w:r>
        <w:rPr>
          <w:rFonts w:ascii="Times New Roman" w:eastAsia="FangSong" w:hAnsi="Times New Roman" w:cs="Times New Roman"/>
        </w:rPr>
        <w:t>Societas Europea</w:t>
      </w:r>
      <w:r>
        <w:rPr>
          <w:rFonts w:ascii="Times New Roman" w:eastAsia="FangSong" w:hAnsi="Times New Roman" w:cs="Times New Roman"/>
        </w:rPr>
        <w:t>）等。成立数量最多的是有限责任公司、股份公司和分公司。</w:t>
      </w:r>
    </w:p>
    <w:p w14:paraId="656B22A6" w14:textId="06B7D804" w:rsidR="00EE3204" w:rsidRDefault="00EE3204" w:rsidP="00EE3204">
      <w:pPr>
        <w:ind w:firstLine="480"/>
        <w:rPr>
          <w:ins w:id="89" w:author="孙玉龙" w:date="2026-07-31T09:16:00Z" w16du:dateUtc="2026-07-31T01:16:00Z"/>
          <w:rFonts w:ascii="Times New Roman" w:eastAsia="FangSong" w:hAnsi="Times New Roman" w:cs="Times New Roman"/>
        </w:rPr>
      </w:pPr>
      <w:ins w:id="90" w:author="孙玉龙" w:date="2026-07-31T09:16:00Z" w16du:dateUtc="2026-07-31T01:16:00Z">
        <w:r>
          <w:rPr>
            <w:rFonts w:ascii="Times New Roman" w:eastAsia="FangSong" w:hAnsi="Times New Roman" w:cs="Times New Roman" w:hint="eastAsia"/>
          </w:rPr>
          <w:t>捷克《公司法》</w:t>
        </w:r>
      </w:ins>
      <w:ins w:id="91" w:author="孙玉龙" w:date="2026-07-31T09:17:00Z" w16du:dateUtc="2026-07-31T01:17:00Z">
        <w:r>
          <w:rPr>
            <w:rStyle w:val="af1"/>
            <w:rFonts w:ascii="Times New Roman" w:eastAsia="FangSong" w:hAnsi="Times New Roman" w:cs="Times New Roman"/>
          </w:rPr>
          <w:footnoteReference w:id="1"/>
        </w:r>
        <w:r>
          <w:rPr>
            <w:rFonts w:ascii="Times New Roman" w:eastAsia="FangSong" w:hAnsi="Times New Roman" w:cs="Times New Roman" w:hint="eastAsia"/>
          </w:rPr>
          <w:t>对公司合规要求的</w:t>
        </w:r>
      </w:ins>
      <w:ins w:id="94" w:author="孙玉龙" w:date="2026-07-31T09:16:00Z" w16du:dateUtc="2026-07-31T01:16:00Z">
        <w:r>
          <w:rPr>
            <w:rFonts w:ascii="Times New Roman" w:eastAsia="FangSong" w:hAnsi="Times New Roman" w:cs="Times New Roman" w:hint="eastAsia"/>
          </w:rPr>
          <w:t>主要规定如下：</w:t>
        </w:r>
      </w:ins>
    </w:p>
    <w:p w14:paraId="5A1D3988" w14:textId="77777777" w:rsidR="00EE3204" w:rsidRDefault="00EE3204" w:rsidP="00EE3204">
      <w:pPr>
        <w:spacing w:line="500" w:lineRule="exact"/>
        <w:ind w:firstLineChars="200" w:firstLine="480"/>
        <w:rPr>
          <w:ins w:id="95" w:author="孙玉龙" w:date="2026-07-31T09:16:00Z" w16du:dateUtc="2026-07-31T01:16:00Z"/>
          <w:rFonts w:ascii="Times New Roman" w:eastAsia="FangSong" w:hAnsi="Times New Roman" w:cs="Times New Roman" w:hint="eastAsia"/>
        </w:rPr>
      </w:pPr>
    </w:p>
    <w:tbl>
      <w:tblPr>
        <w:tblStyle w:val="ae"/>
        <w:tblW w:w="0" w:type="auto"/>
        <w:tblLook w:val="04A0" w:firstRow="1" w:lastRow="0" w:firstColumn="1" w:lastColumn="0" w:noHBand="0" w:noVBand="1"/>
      </w:tblPr>
      <w:tblGrid>
        <w:gridCol w:w="1284"/>
        <w:gridCol w:w="1824"/>
        <w:gridCol w:w="1854"/>
        <w:gridCol w:w="1843"/>
        <w:gridCol w:w="1825"/>
      </w:tblGrid>
      <w:tr w:rsidR="00EE3204" w14:paraId="75B39CEE" w14:textId="77777777" w:rsidTr="006A7849">
        <w:trPr>
          <w:ins w:id="96" w:author="孙玉龙" w:date="2026-07-31T09:16:00Z" w16du:dateUtc="2026-07-31T01:16:00Z"/>
        </w:trPr>
        <w:tc>
          <w:tcPr>
            <w:tcW w:w="1413" w:type="dxa"/>
          </w:tcPr>
          <w:p w14:paraId="2E350095" w14:textId="77777777" w:rsidR="00EE3204" w:rsidRPr="00564066" w:rsidRDefault="00EE3204" w:rsidP="006A7849">
            <w:pPr>
              <w:spacing w:afterLines="50" w:after="211" w:line="440" w:lineRule="exact"/>
              <w:jc w:val="center"/>
              <w:rPr>
                <w:ins w:id="97" w:author="孙玉龙" w:date="2026-07-31T09:16:00Z" w16du:dateUtc="2026-07-31T01:16:00Z"/>
                <w:rFonts w:ascii="Times New Roman" w:eastAsia="FangSong" w:hAnsi="Times New Roman" w:cs="Times New Roman" w:hint="eastAsia"/>
                <w:b/>
                <w:bCs/>
              </w:rPr>
            </w:pPr>
            <w:ins w:id="98" w:author="孙玉龙" w:date="2026-07-31T09:16:00Z" w16du:dateUtc="2026-07-31T01:16:00Z">
              <w:r w:rsidRPr="00564066">
                <w:rPr>
                  <w:rFonts w:ascii="Times New Roman" w:eastAsia="FangSong" w:hAnsi="Times New Roman" w:cs="Times New Roman" w:hint="eastAsia"/>
                  <w:b/>
                  <w:bCs/>
                </w:rPr>
                <w:t>具体规定</w:t>
              </w:r>
              <w:r w:rsidRPr="00564066">
                <w:rPr>
                  <w:rFonts w:ascii="Times New Roman" w:eastAsia="FangSong" w:hAnsi="Times New Roman" w:cs="Times New Roman" w:hint="eastAsia"/>
                  <w:b/>
                  <w:bCs/>
                </w:rPr>
                <w:t xml:space="preserve"> / </w:t>
              </w:r>
              <w:r w:rsidRPr="00564066">
                <w:rPr>
                  <w:rFonts w:ascii="Times New Roman" w:eastAsia="FangSong" w:hAnsi="Times New Roman" w:cs="Times New Roman" w:hint="eastAsia"/>
                  <w:b/>
                  <w:bCs/>
                </w:rPr>
                <w:t>公司形式</w:t>
              </w:r>
            </w:ins>
          </w:p>
        </w:tc>
        <w:tc>
          <w:tcPr>
            <w:tcW w:w="1900" w:type="dxa"/>
          </w:tcPr>
          <w:p w14:paraId="4264165E" w14:textId="77777777" w:rsidR="00EE3204" w:rsidRPr="00564066" w:rsidRDefault="00EE3204" w:rsidP="006A7849">
            <w:pPr>
              <w:spacing w:afterLines="50" w:after="211" w:line="440" w:lineRule="exact"/>
              <w:jc w:val="center"/>
              <w:rPr>
                <w:ins w:id="99" w:author="孙玉龙" w:date="2026-07-31T09:16:00Z" w16du:dateUtc="2026-07-31T01:16:00Z"/>
                <w:rFonts w:ascii="Times New Roman" w:eastAsia="FangSong" w:hAnsi="Times New Roman" w:cs="Times New Roman" w:hint="eastAsia"/>
                <w:b/>
                <w:bCs/>
              </w:rPr>
            </w:pPr>
            <w:ins w:id="100" w:author="孙玉龙" w:date="2026-07-31T09:16:00Z" w16du:dateUtc="2026-07-31T01:16:00Z">
              <w:r w:rsidRPr="00564066">
                <w:rPr>
                  <w:rFonts w:ascii="Times New Roman" w:eastAsia="FangSong" w:hAnsi="Times New Roman" w:cs="Times New Roman" w:hint="eastAsia"/>
                  <w:b/>
                  <w:bCs/>
                </w:rPr>
                <w:t>无限合伙企业</w:t>
              </w:r>
            </w:ins>
          </w:p>
        </w:tc>
        <w:tc>
          <w:tcPr>
            <w:tcW w:w="1901" w:type="dxa"/>
          </w:tcPr>
          <w:p w14:paraId="14BADD82" w14:textId="77777777" w:rsidR="00EE3204" w:rsidRPr="00564066" w:rsidRDefault="00EE3204" w:rsidP="006A7849">
            <w:pPr>
              <w:spacing w:afterLines="50" w:after="211" w:line="440" w:lineRule="exact"/>
              <w:jc w:val="center"/>
              <w:rPr>
                <w:ins w:id="101" w:author="孙玉龙" w:date="2026-07-31T09:16:00Z" w16du:dateUtc="2026-07-31T01:16:00Z"/>
                <w:rFonts w:ascii="Times New Roman" w:eastAsia="FangSong" w:hAnsi="Times New Roman" w:cs="Times New Roman" w:hint="eastAsia"/>
                <w:b/>
                <w:bCs/>
              </w:rPr>
            </w:pPr>
            <w:ins w:id="102" w:author="孙玉龙" w:date="2026-07-31T09:16:00Z" w16du:dateUtc="2026-07-31T01:16:00Z">
              <w:r w:rsidRPr="00564066">
                <w:rPr>
                  <w:rFonts w:ascii="Times New Roman" w:eastAsia="FangSong" w:hAnsi="Times New Roman" w:cs="Times New Roman" w:hint="eastAsia"/>
                  <w:b/>
                  <w:bCs/>
                </w:rPr>
                <w:t>有限合伙企业</w:t>
              </w:r>
            </w:ins>
          </w:p>
        </w:tc>
        <w:tc>
          <w:tcPr>
            <w:tcW w:w="1901" w:type="dxa"/>
          </w:tcPr>
          <w:p w14:paraId="5FD07108" w14:textId="77777777" w:rsidR="00EE3204" w:rsidRPr="00564066" w:rsidRDefault="00EE3204" w:rsidP="006A7849">
            <w:pPr>
              <w:spacing w:afterLines="50" w:after="211" w:line="440" w:lineRule="exact"/>
              <w:jc w:val="center"/>
              <w:rPr>
                <w:ins w:id="103" w:author="孙玉龙" w:date="2026-07-31T09:16:00Z" w16du:dateUtc="2026-07-31T01:16:00Z"/>
                <w:rFonts w:ascii="Times New Roman" w:eastAsia="FangSong" w:hAnsi="Times New Roman" w:cs="Times New Roman" w:hint="eastAsia"/>
                <w:b/>
                <w:bCs/>
              </w:rPr>
            </w:pPr>
            <w:ins w:id="104" w:author="孙玉龙" w:date="2026-07-31T09:16:00Z" w16du:dateUtc="2026-07-31T01:16:00Z">
              <w:r w:rsidRPr="00564066">
                <w:rPr>
                  <w:rFonts w:ascii="Times New Roman" w:eastAsia="FangSong" w:hAnsi="Times New Roman" w:cs="Times New Roman" w:hint="eastAsia"/>
                  <w:b/>
                  <w:bCs/>
                </w:rPr>
                <w:t>有限责任公司</w:t>
              </w:r>
            </w:ins>
          </w:p>
        </w:tc>
        <w:tc>
          <w:tcPr>
            <w:tcW w:w="1901" w:type="dxa"/>
          </w:tcPr>
          <w:p w14:paraId="5A8D3192" w14:textId="77777777" w:rsidR="00EE3204" w:rsidRPr="00564066" w:rsidRDefault="00EE3204" w:rsidP="006A7849">
            <w:pPr>
              <w:spacing w:afterLines="50" w:after="211" w:line="440" w:lineRule="exact"/>
              <w:jc w:val="center"/>
              <w:rPr>
                <w:ins w:id="105" w:author="孙玉龙" w:date="2026-07-31T09:16:00Z" w16du:dateUtc="2026-07-31T01:16:00Z"/>
                <w:rFonts w:ascii="Times New Roman" w:eastAsia="FangSong" w:hAnsi="Times New Roman" w:cs="Times New Roman" w:hint="eastAsia"/>
                <w:b/>
                <w:bCs/>
              </w:rPr>
            </w:pPr>
            <w:ins w:id="106" w:author="孙玉龙" w:date="2026-07-31T09:16:00Z" w16du:dateUtc="2026-07-31T01:16:00Z">
              <w:r w:rsidRPr="00564066">
                <w:rPr>
                  <w:rFonts w:ascii="Times New Roman" w:eastAsia="FangSong" w:hAnsi="Times New Roman" w:cs="Times New Roman" w:hint="eastAsia"/>
                  <w:b/>
                  <w:bCs/>
                </w:rPr>
                <w:t>股份有限公司</w:t>
              </w:r>
            </w:ins>
          </w:p>
        </w:tc>
      </w:tr>
      <w:tr w:rsidR="00EE3204" w14:paraId="0EB3D42A" w14:textId="77777777" w:rsidTr="006A7849">
        <w:trPr>
          <w:ins w:id="107" w:author="孙玉龙" w:date="2026-07-31T09:16:00Z" w16du:dateUtc="2026-07-31T01:16:00Z"/>
        </w:trPr>
        <w:tc>
          <w:tcPr>
            <w:tcW w:w="1413" w:type="dxa"/>
          </w:tcPr>
          <w:p w14:paraId="06985013" w14:textId="77777777" w:rsidR="00EE3204" w:rsidRPr="00564066" w:rsidRDefault="00EE3204" w:rsidP="006A7849">
            <w:pPr>
              <w:spacing w:afterLines="50" w:after="211" w:line="440" w:lineRule="exact"/>
              <w:jc w:val="center"/>
              <w:rPr>
                <w:ins w:id="108" w:author="孙玉龙" w:date="2026-07-31T09:16:00Z" w16du:dateUtc="2026-07-31T01:16:00Z"/>
                <w:rFonts w:ascii="Times New Roman" w:eastAsia="FangSong" w:hAnsi="Times New Roman" w:cs="Times New Roman" w:hint="eastAsia"/>
                <w:b/>
                <w:bCs/>
              </w:rPr>
            </w:pPr>
            <w:ins w:id="109" w:author="孙玉龙" w:date="2026-07-31T09:16:00Z" w16du:dateUtc="2026-07-31T01:16:00Z">
              <w:r w:rsidRPr="00564066">
                <w:rPr>
                  <w:rFonts w:ascii="Times New Roman" w:eastAsia="FangSong" w:hAnsi="Times New Roman" w:cs="Times New Roman" w:hint="eastAsia"/>
                  <w:b/>
                  <w:bCs/>
                </w:rPr>
                <w:t>适用条款</w:t>
              </w:r>
            </w:ins>
          </w:p>
        </w:tc>
        <w:tc>
          <w:tcPr>
            <w:tcW w:w="1900" w:type="dxa"/>
          </w:tcPr>
          <w:p w14:paraId="1C4494E3" w14:textId="77777777" w:rsidR="00EE3204" w:rsidRDefault="00EE3204" w:rsidP="006A7849">
            <w:pPr>
              <w:spacing w:afterLines="50" w:after="211" w:line="440" w:lineRule="exact"/>
              <w:jc w:val="left"/>
              <w:rPr>
                <w:ins w:id="110" w:author="孙玉龙" w:date="2026-07-31T09:16:00Z" w16du:dateUtc="2026-07-31T01:16:00Z"/>
                <w:rFonts w:ascii="Times New Roman" w:eastAsia="FangSong" w:hAnsi="Times New Roman" w:cs="Times New Roman"/>
              </w:rPr>
            </w:pPr>
            <w:ins w:id="111" w:author="孙玉龙" w:date="2026-07-31T09:16:00Z" w16du:dateUtc="2026-07-31T01:16:00Z">
              <w:r>
                <w:rPr>
                  <w:rFonts w:ascii="Times New Roman" w:eastAsia="FangSong" w:hAnsi="Times New Roman" w:cs="Times New Roman" w:hint="eastAsia"/>
                </w:rPr>
                <w:t>不同公司形式通用规定：第</w:t>
              </w:r>
              <w:r>
                <w:rPr>
                  <w:rFonts w:ascii="Times New Roman" w:eastAsia="FangSong" w:hAnsi="Times New Roman" w:cs="Times New Roman" w:hint="eastAsia"/>
                </w:rPr>
                <w:t>1-94</w:t>
              </w:r>
              <w:r>
                <w:rPr>
                  <w:rFonts w:ascii="Times New Roman" w:eastAsia="FangSong" w:hAnsi="Times New Roman" w:cs="Times New Roman" w:hint="eastAsia"/>
                </w:rPr>
                <w:t>条</w:t>
              </w:r>
            </w:ins>
          </w:p>
          <w:p w14:paraId="0E1093D9" w14:textId="77777777" w:rsidR="00EE3204" w:rsidRDefault="00EE3204" w:rsidP="006A7849">
            <w:pPr>
              <w:spacing w:afterLines="50" w:after="211" w:line="440" w:lineRule="exact"/>
              <w:jc w:val="left"/>
              <w:rPr>
                <w:ins w:id="112" w:author="孙玉龙" w:date="2026-07-31T09:16:00Z" w16du:dateUtc="2026-07-31T01:16:00Z"/>
                <w:rFonts w:ascii="Times New Roman" w:eastAsia="FangSong" w:hAnsi="Times New Roman" w:cs="Times New Roman" w:hint="eastAsia"/>
              </w:rPr>
            </w:pPr>
            <w:ins w:id="113" w:author="孙玉龙" w:date="2026-07-31T09:16:00Z" w16du:dateUtc="2026-07-31T01:16:00Z">
              <w:r>
                <w:rPr>
                  <w:rFonts w:ascii="Times New Roman" w:eastAsia="FangSong" w:hAnsi="Times New Roman" w:cs="Times New Roman" w:hint="eastAsia"/>
                </w:rPr>
                <w:t>特殊规定：第</w:t>
              </w:r>
              <w:r>
                <w:rPr>
                  <w:rFonts w:ascii="Times New Roman" w:eastAsia="FangSong" w:hAnsi="Times New Roman" w:cs="Times New Roman" w:hint="eastAsia"/>
                </w:rPr>
                <w:t>95-117</w:t>
              </w:r>
              <w:r>
                <w:rPr>
                  <w:rFonts w:ascii="Times New Roman" w:eastAsia="FangSong" w:hAnsi="Times New Roman" w:cs="Times New Roman" w:hint="eastAsia"/>
                </w:rPr>
                <w:t>条</w:t>
              </w:r>
            </w:ins>
          </w:p>
        </w:tc>
        <w:tc>
          <w:tcPr>
            <w:tcW w:w="1901" w:type="dxa"/>
          </w:tcPr>
          <w:p w14:paraId="2D0494F8" w14:textId="77777777" w:rsidR="00EE3204" w:rsidRDefault="00EE3204" w:rsidP="006A7849">
            <w:pPr>
              <w:spacing w:afterLines="50" w:after="211" w:line="440" w:lineRule="exact"/>
              <w:jc w:val="left"/>
              <w:rPr>
                <w:ins w:id="114" w:author="孙玉龙" w:date="2026-07-31T09:16:00Z" w16du:dateUtc="2026-07-31T01:16:00Z"/>
                <w:rFonts w:ascii="Times New Roman" w:eastAsia="FangSong" w:hAnsi="Times New Roman" w:cs="Times New Roman" w:hint="eastAsia"/>
              </w:rPr>
            </w:pPr>
            <w:ins w:id="115" w:author="孙玉龙" w:date="2026-07-31T09:16:00Z" w16du:dateUtc="2026-07-31T01:16:00Z">
              <w:r>
                <w:rPr>
                  <w:rFonts w:ascii="Times New Roman" w:eastAsia="FangSong" w:hAnsi="Times New Roman" w:cs="Times New Roman" w:hint="eastAsia"/>
                </w:rPr>
                <w:t>特殊规定：第</w:t>
              </w:r>
              <w:r>
                <w:rPr>
                  <w:rFonts w:ascii="Times New Roman" w:eastAsia="FangSong" w:hAnsi="Times New Roman" w:cs="Times New Roman" w:hint="eastAsia"/>
                </w:rPr>
                <w:t>118-131</w:t>
              </w:r>
              <w:r>
                <w:rPr>
                  <w:rFonts w:ascii="Times New Roman" w:eastAsia="FangSong" w:hAnsi="Times New Roman" w:cs="Times New Roman" w:hint="eastAsia"/>
                </w:rPr>
                <w:t>条</w:t>
              </w:r>
            </w:ins>
          </w:p>
        </w:tc>
        <w:tc>
          <w:tcPr>
            <w:tcW w:w="1901" w:type="dxa"/>
          </w:tcPr>
          <w:p w14:paraId="23D3BD38" w14:textId="77777777" w:rsidR="00EE3204" w:rsidRPr="00987F3C" w:rsidRDefault="00EE3204" w:rsidP="006A7849">
            <w:pPr>
              <w:spacing w:afterLines="50" w:after="211" w:line="440" w:lineRule="exact"/>
              <w:jc w:val="left"/>
              <w:rPr>
                <w:ins w:id="116" w:author="孙玉龙" w:date="2026-07-31T09:16:00Z" w16du:dateUtc="2026-07-31T01:16:00Z"/>
                <w:rFonts w:ascii="Times New Roman" w:eastAsia="FangSong" w:hAnsi="Times New Roman" w:cs="Times New Roman" w:hint="eastAsia"/>
                <w:b/>
                <w:bCs/>
              </w:rPr>
            </w:pPr>
            <w:ins w:id="117" w:author="孙玉龙" w:date="2026-07-31T09:16:00Z" w16du:dateUtc="2026-07-31T01:16:00Z">
              <w:r>
                <w:rPr>
                  <w:rFonts w:ascii="Times New Roman" w:eastAsia="FangSong" w:hAnsi="Times New Roman" w:cs="Times New Roman" w:hint="eastAsia"/>
                </w:rPr>
                <w:t>特殊规定：第</w:t>
              </w:r>
              <w:r>
                <w:rPr>
                  <w:rFonts w:ascii="Times New Roman" w:eastAsia="FangSong" w:hAnsi="Times New Roman" w:cs="Times New Roman" w:hint="eastAsia"/>
                </w:rPr>
                <w:t>132-153</w:t>
              </w:r>
              <w:r>
                <w:rPr>
                  <w:rFonts w:ascii="Times New Roman" w:eastAsia="FangSong" w:hAnsi="Times New Roman" w:cs="Times New Roman" w:hint="eastAsia"/>
                </w:rPr>
                <w:t>条</w:t>
              </w:r>
            </w:ins>
          </w:p>
        </w:tc>
        <w:tc>
          <w:tcPr>
            <w:tcW w:w="1901" w:type="dxa"/>
          </w:tcPr>
          <w:p w14:paraId="0D0EDFFE" w14:textId="77777777" w:rsidR="00EE3204" w:rsidRPr="00987F3C" w:rsidRDefault="00EE3204" w:rsidP="006A7849">
            <w:pPr>
              <w:spacing w:afterLines="50" w:after="211" w:line="440" w:lineRule="exact"/>
              <w:jc w:val="left"/>
              <w:rPr>
                <w:ins w:id="118" w:author="孙玉龙" w:date="2026-07-31T09:16:00Z" w16du:dateUtc="2026-07-31T01:16:00Z"/>
                <w:rFonts w:ascii="Times New Roman" w:eastAsia="FangSong" w:hAnsi="Times New Roman" w:cs="Times New Roman" w:hint="eastAsia"/>
                <w:b/>
                <w:bCs/>
              </w:rPr>
            </w:pPr>
            <w:ins w:id="119" w:author="孙玉龙" w:date="2026-07-31T09:16:00Z" w16du:dateUtc="2026-07-31T01:16:00Z">
              <w:r>
                <w:rPr>
                  <w:rFonts w:ascii="Times New Roman" w:eastAsia="FangSong" w:hAnsi="Times New Roman" w:cs="Times New Roman" w:hint="eastAsia"/>
                </w:rPr>
                <w:t>特殊规定：第</w:t>
              </w:r>
              <w:r>
                <w:rPr>
                  <w:rFonts w:ascii="Times New Roman" w:eastAsia="FangSong" w:hAnsi="Times New Roman" w:cs="Times New Roman" w:hint="eastAsia"/>
                </w:rPr>
                <w:t>1243-551</w:t>
              </w:r>
              <w:r>
                <w:rPr>
                  <w:rFonts w:ascii="Times New Roman" w:eastAsia="FangSong" w:hAnsi="Times New Roman" w:cs="Times New Roman" w:hint="eastAsia"/>
                </w:rPr>
                <w:t>条</w:t>
              </w:r>
            </w:ins>
          </w:p>
        </w:tc>
      </w:tr>
      <w:tr w:rsidR="00EE3204" w14:paraId="7E1FCCA4" w14:textId="77777777" w:rsidTr="006A7849">
        <w:trPr>
          <w:ins w:id="120" w:author="孙玉龙" w:date="2026-07-31T09:16:00Z" w16du:dateUtc="2026-07-31T01:16:00Z"/>
        </w:trPr>
        <w:tc>
          <w:tcPr>
            <w:tcW w:w="1413" w:type="dxa"/>
          </w:tcPr>
          <w:p w14:paraId="23DF0E46" w14:textId="77777777" w:rsidR="00EE3204" w:rsidRPr="00564066" w:rsidRDefault="00EE3204" w:rsidP="006A7849">
            <w:pPr>
              <w:spacing w:afterLines="50" w:after="211" w:line="440" w:lineRule="exact"/>
              <w:jc w:val="center"/>
              <w:rPr>
                <w:ins w:id="121" w:author="孙玉龙" w:date="2026-07-31T09:16:00Z" w16du:dateUtc="2026-07-31T01:16:00Z"/>
                <w:rFonts w:ascii="Times New Roman" w:eastAsia="FangSong" w:hAnsi="Times New Roman" w:cs="Times New Roman" w:hint="eastAsia"/>
                <w:b/>
                <w:bCs/>
              </w:rPr>
            </w:pPr>
            <w:ins w:id="122" w:author="孙玉龙" w:date="2026-07-31T09:16:00Z" w16du:dateUtc="2026-07-31T01:16:00Z">
              <w:r w:rsidRPr="00564066">
                <w:rPr>
                  <w:rFonts w:ascii="Times New Roman" w:eastAsia="FangSong" w:hAnsi="Times New Roman" w:cs="Times New Roman" w:hint="eastAsia"/>
                  <w:b/>
                  <w:bCs/>
                </w:rPr>
                <w:t>最低注册资本要求</w:t>
              </w:r>
            </w:ins>
          </w:p>
        </w:tc>
        <w:tc>
          <w:tcPr>
            <w:tcW w:w="1900" w:type="dxa"/>
          </w:tcPr>
          <w:p w14:paraId="3F33640E" w14:textId="77777777" w:rsidR="00EE3204" w:rsidRDefault="00EE3204" w:rsidP="006A7849">
            <w:pPr>
              <w:spacing w:afterLines="50" w:after="211" w:line="440" w:lineRule="exact"/>
              <w:jc w:val="left"/>
              <w:rPr>
                <w:ins w:id="123" w:author="孙玉龙" w:date="2026-07-31T09:16:00Z" w16du:dateUtc="2026-07-31T01:16:00Z"/>
                <w:rFonts w:ascii="Times New Roman" w:eastAsia="FangSong" w:hAnsi="Times New Roman" w:cs="Times New Roman" w:hint="eastAsia"/>
              </w:rPr>
            </w:pPr>
            <w:ins w:id="124" w:author="孙玉龙" w:date="2026-07-31T09:16:00Z" w16du:dateUtc="2026-07-31T01:16:00Z">
              <w:r w:rsidRPr="00987F3C">
                <w:rPr>
                  <w:rFonts w:ascii="Times New Roman" w:eastAsia="FangSong" w:hAnsi="Times New Roman" w:cs="Times New Roman" w:hint="eastAsia"/>
                </w:rPr>
                <w:t>无法定最低总额。成员出资额由公司章程约定（第</w:t>
              </w:r>
              <w:r w:rsidRPr="00987F3C">
                <w:rPr>
                  <w:rFonts w:ascii="Times New Roman" w:eastAsia="FangSong" w:hAnsi="Times New Roman" w:cs="Times New Roman" w:hint="eastAsia"/>
                </w:rPr>
                <w:t>97</w:t>
              </w:r>
              <w:r w:rsidRPr="00987F3C">
                <w:rPr>
                  <w:rFonts w:ascii="Times New Roman" w:eastAsia="FangSong" w:hAnsi="Times New Roman" w:cs="Times New Roman" w:hint="eastAsia"/>
                </w:rPr>
                <w:t>条第</w:t>
              </w:r>
              <w:r w:rsidRPr="00987F3C">
                <w:rPr>
                  <w:rFonts w:ascii="Times New Roman" w:eastAsia="FangSong" w:hAnsi="Times New Roman" w:cs="Times New Roman" w:hint="eastAsia"/>
                </w:rPr>
                <w:t>2</w:t>
              </w:r>
              <w:r w:rsidRPr="00987F3C">
                <w:rPr>
                  <w:rFonts w:ascii="Times New Roman" w:eastAsia="FangSong" w:hAnsi="Times New Roman" w:cs="Times New Roman" w:hint="eastAsia"/>
                </w:rPr>
                <w:t>款），可为现金或工作</w:t>
              </w:r>
              <w:r w:rsidRPr="00987F3C">
                <w:rPr>
                  <w:rFonts w:ascii="Times New Roman" w:eastAsia="FangSong" w:hAnsi="Times New Roman" w:cs="Times New Roman" w:hint="eastAsia"/>
                </w:rPr>
                <w:t>/</w:t>
              </w:r>
              <w:r w:rsidRPr="00987F3C">
                <w:rPr>
                  <w:rFonts w:ascii="Times New Roman" w:eastAsia="FangSong" w:hAnsi="Times New Roman" w:cs="Times New Roman" w:hint="eastAsia"/>
                </w:rPr>
                <w:t>服务</w:t>
              </w:r>
              <w:r>
                <w:rPr>
                  <w:rFonts w:ascii="Times New Roman" w:eastAsia="FangSong" w:hAnsi="Times New Roman" w:cs="Times New Roman" w:hint="eastAsia"/>
                </w:rPr>
                <w:t>（第</w:t>
              </w:r>
              <w:r>
                <w:rPr>
                  <w:rFonts w:ascii="Times New Roman" w:eastAsia="FangSong" w:hAnsi="Times New Roman" w:cs="Times New Roman" w:hint="eastAsia"/>
                </w:rPr>
                <w:t>103</w:t>
              </w:r>
              <w:r>
                <w:rPr>
                  <w:rFonts w:ascii="Times New Roman" w:eastAsia="FangSong" w:hAnsi="Times New Roman" w:cs="Times New Roman" w:hint="eastAsia"/>
                </w:rPr>
                <w:t>条）</w:t>
              </w:r>
            </w:ins>
          </w:p>
        </w:tc>
        <w:tc>
          <w:tcPr>
            <w:tcW w:w="1901" w:type="dxa"/>
          </w:tcPr>
          <w:p w14:paraId="319231A6" w14:textId="77777777" w:rsidR="00EE3204" w:rsidRDefault="00EE3204" w:rsidP="006A7849">
            <w:pPr>
              <w:spacing w:afterLines="50" w:after="211" w:line="440" w:lineRule="exact"/>
              <w:jc w:val="left"/>
              <w:rPr>
                <w:ins w:id="125" w:author="孙玉龙" w:date="2026-07-31T09:16:00Z" w16du:dateUtc="2026-07-31T01:16:00Z"/>
                <w:rFonts w:ascii="Times New Roman" w:eastAsia="FangSong" w:hAnsi="Times New Roman" w:cs="Times New Roman" w:hint="eastAsia"/>
              </w:rPr>
            </w:pPr>
            <w:ins w:id="126" w:author="孙玉龙" w:date="2026-07-31T09:16:00Z" w16du:dateUtc="2026-07-31T01:16:00Z">
              <w:r w:rsidRPr="00987F3C">
                <w:rPr>
                  <w:rFonts w:ascii="Times New Roman" w:eastAsia="FangSong" w:hAnsi="Times New Roman" w:cs="Times New Roman" w:hint="eastAsia"/>
                </w:rPr>
                <w:t>无法定最低总额。有限合伙人出资额由章程约定（第</w:t>
              </w:r>
              <w:r w:rsidRPr="00987F3C">
                <w:rPr>
                  <w:rFonts w:ascii="Times New Roman" w:eastAsia="FangSong" w:hAnsi="Times New Roman" w:cs="Times New Roman" w:hint="eastAsia"/>
                </w:rPr>
                <w:t>121</w:t>
              </w:r>
              <w:r w:rsidRPr="00987F3C">
                <w:rPr>
                  <w:rFonts w:ascii="Times New Roman" w:eastAsia="FangSong" w:hAnsi="Times New Roman" w:cs="Times New Roman" w:hint="eastAsia"/>
                </w:rPr>
                <w:t>条），普通合伙人无出资要求</w:t>
              </w:r>
            </w:ins>
          </w:p>
        </w:tc>
        <w:tc>
          <w:tcPr>
            <w:tcW w:w="1901" w:type="dxa"/>
          </w:tcPr>
          <w:p w14:paraId="5087687F" w14:textId="77777777" w:rsidR="00EE3204" w:rsidRPr="00987F3C" w:rsidRDefault="00EE3204" w:rsidP="006A7849">
            <w:pPr>
              <w:spacing w:afterLines="50" w:after="211" w:line="440" w:lineRule="exact"/>
              <w:jc w:val="left"/>
              <w:rPr>
                <w:ins w:id="127" w:author="孙玉龙" w:date="2026-07-31T09:16:00Z" w16du:dateUtc="2026-07-31T01:16:00Z"/>
                <w:rFonts w:ascii="Times New Roman" w:eastAsia="FangSong" w:hAnsi="Times New Roman" w:cs="Times New Roman" w:hint="eastAsia"/>
              </w:rPr>
            </w:pPr>
            <w:ins w:id="128" w:author="孙玉龙" w:date="2026-07-31T09:16:00Z" w16du:dateUtc="2026-07-31T01:16:00Z">
              <w:r w:rsidRPr="00987F3C">
                <w:rPr>
                  <w:rFonts w:ascii="Times New Roman" w:eastAsia="FangSong" w:hAnsi="Times New Roman" w:cs="Times New Roman" w:hint="eastAsia"/>
                </w:rPr>
                <w:t>无法定注册资本总额，但每项出资不低于</w:t>
              </w:r>
              <w:r w:rsidRPr="00987F3C">
                <w:rPr>
                  <w:rFonts w:ascii="Times New Roman" w:eastAsia="FangSong" w:hAnsi="Times New Roman" w:cs="Times New Roman" w:hint="eastAsia"/>
                </w:rPr>
                <w:t xml:space="preserve"> 1 </w:t>
              </w:r>
              <w:r w:rsidRPr="00987F3C">
                <w:rPr>
                  <w:rFonts w:ascii="Times New Roman" w:eastAsia="FangSong" w:hAnsi="Times New Roman" w:cs="Times New Roman" w:hint="eastAsia"/>
                </w:rPr>
                <w:t>捷克克朗（第</w:t>
              </w:r>
              <w:r w:rsidRPr="00987F3C">
                <w:rPr>
                  <w:rFonts w:ascii="Times New Roman" w:eastAsia="FangSong" w:hAnsi="Times New Roman" w:cs="Times New Roman" w:hint="eastAsia"/>
                </w:rPr>
                <w:t>142</w:t>
              </w:r>
              <w:r w:rsidRPr="00987F3C">
                <w:rPr>
                  <w:rFonts w:ascii="Times New Roman" w:eastAsia="FangSong" w:hAnsi="Times New Roman" w:cs="Times New Roman" w:hint="eastAsia"/>
                </w:rPr>
                <w:t>条第</w:t>
              </w:r>
              <w:r w:rsidRPr="00987F3C">
                <w:rPr>
                  <w:rFonts w:ascii="Times New Roman" w:eastAsia="FangSong" w:hAnsi="Times New Roman" w:cs="Times New Roman" w:hint="eastAsia"/>
                </w:rPr>
                <w:t>1</w:t>
              </w:r>
              <w:r w:rsidRPr="00987F3C">
                <w:rPr>
                  <w:rFonts w:ascii="Times New Roman" w:eastAsia="FangSong" w:hAnsi="Times New Roman" w:cs="Times New Roman" w:hint="eastAsia"/>
                </w:rPr>
                <w:t>款）。章程可规定更高金额</w:t>
              </w:r>
            </w:ins>
          </w:p>
        </w:tc>
        <w:tc>
          <w:tcPr>
            <w:tcW w:w="1901" w:type="dxa"/>
          </w:tcPr>
          <w:p w14:paraId="75C0BD01" w14:textId="77777777" w:rsidR="00EE3204" w:rsidRDefault="00EE3204" w:rsidP="006A7849">
            <w:pPr>
              <w:spacing w:afterLines="50" w:after="211" w:line="440" w:lineRule="exact"/>
              <w:jc w:val="left"/>
              <w:rPr>
                <w:ins w:id="129" w:author="孙玉龙" w:date="2026-07-31T09:16:00Z" w16du:dateUtc="2026-07-31T01:16:00Z"/>
                <w:rFonts w:ascii="Times New Roman" w:eastAsia="FangSong" w:hAnsi="Times New Roman" w:cs="Times New Roman" w:hint="eastAsia"/>
              </w:rPr>
            </w:pPr>
            <w:ins w:id="130" w:author="孙玉龙" w:date="2026-07-31T09:16:00Z" w16du:dateUtc="2026-07-31T01:16:00Z">
              <w:r w:rsidRPr="00987F3C">
                <w:rPr>
                  <w:rFonts w:ascii="Times New Roman" w:eastAsia="FangSong" w:hAnsi="Times New Roman" w:cs="Times New Roman" w:hint="eastAsia"/>
                </w:rPr>
                <w:t>最低</w:t>
              </w:r>
              <w:r w:rsidRPr="00987F3C">
                <w:rPr>
                  <w:rFonts w:ascii="Times New Roman" w:eastAsia="FangSong" w:hAnsi="Times New Roman" w:cs="Times New Roman" w:hint="eastAsia"/>
                </w:rPr>
                <w:t xml:space="preserve"> 2,000,000 </w:t>
              </w:r>
              <w:r w:rsidRPr="00987F3C">
                <w:rPr>
                  <w:rFonts w:ascii="Times New Roman" w:eastAsia="FangSong" w:hAnsi="Times New Roman" w:cs="Times New Roman" w:hint="eastAsia"/>
                </w:rPr>
                <w:t>捷克克朗（若记账本位币为欧元</w:t>
              </w:r>
              <w:r>
                <w:rPr>
                  <w:rFonts w:ascii="Times New Roman" w:eastAsia="FangSong" w:hAnsi="Times New Roman" w:cs="Times New Roman" w:hint="eastAsia"/>
                </w:rPr>
                <w:t>则为</w:t>
              </w:r>
              <w:r w:rsidRPr="00987F3C">
                <w:rPr>
                  <w:rFonts w:ascii="Times New Roman" w:eastAsia="FangSong" w:hAnsi="Times New Roman" w:cs="Times New Roman" w:hint="eastAsia"/>
                </w:rPr>
                <w:t>等值</w:t>
              </w:r>
              <w:r w:rsidRPr="00987F3C">
                <w:rPr>
                  <w:rFonts w:ascii="Times New Roman" w:eastAsia="FangSong" w:hAnsi="Times New Roman" w:cs="Times New Roman" w:hint="eastAsia"/>
                </w:rPr>
                <w:t xml:space="preserve"> 80,000 </w:t>
              </w:r>
              <w:r w:rsidRPr="00987F3C">
                <w:rPr>
                  <w:rFonts w:ascii="Times New Roman" w:eastAsia="FangSong" w:hAnsi="Times New Roman" w:cs="Times New Roman" w:hint="eastAsia"/>
                </w:rPr>
                <w:t>欧元），第</w:t>
              </w:r>
              <w:r w:rsidRPr="00987F3C">
                <w:rPr>
                  <w:rFonts w:ascii="Times New Roman" w:eastAsia="FangSong" w:hAnsi="Times New Roman" w:cs="Times New Roman" w:hint="eastAsia"/>
                </w:rPr>
                <w:t>246</w:t>
              </w:r>
              <w:r w:rsidRPr="00987F3C">
                <w:rPr>
                  <w:rFonts w:ascii="Times New Roman" w:eastAsia="FangSong" w:hAnsi="Times New Roman" w:cs="Times New Roman" w:hint="eastAsia"/>
                </w:rPr>
                <w:t>条第</w:t>
              </w:r>
              <w:r w:rsidRPr="00987F3C">
                <w:rPr>
                  <w:rFonts w:ascii="Times New Roman" w:eastAsia="FangSong" w:hAnsi="Times New Roman" w:cs="Times New Roman" w:hint="eastAsia"/>
                </w:rPr>
                <w:t>2</w:t>
              </w:r>
              <w:r w:rsidRPr="00987F3C">
                <w:rPr>
                  <w:rFonts w:ascii="Times New Roman" w:eastAsia="FangSong" w:hAnsi="Times New Roman" w:cs="Times New Roman" w:hint="eastAsia"/>
                </w:rPr>
                <w:t>款</w:t>
              </w:r>
            </w:ins>
          </w:p>
        </w:tc>
      </w:tr>
      <w:tr w:rsidR="00EE3204" w14:paraId="7E60AEBF" w14:textId="77777777" w:rsidTr="006A7849">
        <w:trPr>
          <w:ins w:id="131" w:author="孙玉龙" w:date="2026-07-31T09:16:00Z" w16du:dateUtc="2026-07-31T01:16:00Z"/>
        </w:trPr>
        <w:tc>
          <w:tcPr>
            <w:tcW w:w="1413" w:type="dxa"/>
          </w:tcPr>
          <w:p w14:paraId="24FAA465" w14:textId="77777777" w:rsidR="00EE3204" w:rsidRPr="00564066" w:rsidRDefault="00EE3204" w:rsidP="006A7849">
            <w:pPr>
              <w:spacing w:afterLines="50" w:after="211" w:line="440" w:lineRule="exact"/>
              <w:jc w:val="center"/>
              <w:rPr>
                <w:ins w:id="132" w:author="孙玉龙" w:date="2026-07-31T09:16:00Z" w16du:dateUtc="2026-07-31T01:16:00Z"/>
                <w:rFonts w:ascii="Times New Roman" w:eastAsia="FangSong" w:hAnsi="Times New Roman" w:cs="Times New Roman" w:hint="eastAsia"/>
                <w:b/>
                <w:bCs/>
              </w:rPr>
            </w:pPr>
            <w:ins w:id="133" w:author="孙玉龙" w:date="2026-07-31T09:16:00Z" w16du:dateUtc="2026-07-31T01:16:00Z">
              <w:r w:rsidRPr="00564066">
                <w:rPr>
                  <w:rFonts w:ascii="Times New Roman" w:eastAsia="FangSong" w:hAnsi="Times New Roman" w:cs="Times New Roman" w:hint="eastAsia"/>
                  <w:b/>
                  <w:bCs/>
                </w:rPr>
                <w:lastRenderedPageBreak/>
                <w:t>公司最高决策机构</w:t>
              </w:r>
            </w:ins>
          </w:p>
        </w:tc>
        <w:tc>
          <w:tcPr>
            <w:tcW w:w="1900" w:type="dxa"/>
            <w:vAlign w:val="center"/>
          </w:tcPr>
          <w:p w14:paraId="3E817110" w14:textId="77777777" w:rsidR="00EE3204" w:rsidRDefault="00EE3204" w:rsidP="006A7849">
            <w:pPr>
              <w:spacing w:afterLines="50" w:after="211" w:line="440" w:lineRule="exact"/>
              <w:jc w:val="center"/>
              <w:rPr>
                <w:ins w:id="134" w:author="孙玉龙" w:date="2026-07-31T09:16:00Z" w16du:dateUtc="2026-07-31T01:16:00Z"/>
                <w:rFonts w:ascii="Times New Roman" w:eastAsia="FangSong" w:hAnsi="Times New Roman" w:cs="Times New Roman" w:hint="eastAsia"/>
              </w:rPr>
            </w:pPr>
            <w:ins w:id="135" w:author="孙玉龙" w:date="2026-07-31T09:16:00Z" w16du:dateUtc="2026-07-31T01:16:00Z">
              <w:r w:rsidRPr="00257713">
                <w:rPr>
                  <w:rFonts w:ascii="Times New Roman" w:eastAsia="FangSong" w:hAnsi="Times New Roman" w:cs="Times New Roman" w:hint="eastAsia"/>
                </w:rPr>
                <w:t>全体成员</w:t>
              </w:r>
            </w:ins>
          </w:p>
        </w:tc>
        <w:tc>
          <w:tcPr>
            <w:tcW w:w="1901" w:type="dxa"/>
            <w:vAlign w:val="center"/>
          </w:tcPr>
          <w:p w14:paraId="06DB3966" w14:textId="77777777" w:rsidR="00EE3204" w:rsidRDefault="00EE3204" w:rsidP="006A7849">
            <w:pPr>
              <w:spacing w:afterLines="50" w:after="211" w:line="440" w:lineRule="exact"/>
              <w:jc w:val="center"/>
              <w:rPr>
                <w:ins w:id="136" w:author="孙玉龙" w:date="2026-07-31T09:16:00Z" w16du:dateUtc="2026-07-31T01:16:00Z"/>
                <w:rFonts w:ascii="Times New Roman" w:eastAsia="FangSong" w:hAnsi="Times New Roman" w:cs="Times New Roman" w:hint="eastAsia"/>
              </w:rPr>
            </w:pPr>
            <w:ins w:id="137" w:author="孙玉龙" w:date="2026-07-31T09:16:00Z" w16du:dateUtc="2026-07-31T01:16:00Z">
              <w:r w:rsidRPr="00257713">
                <w:rPr>
                  <w:rFonts w:ascii="Times New Roman" w:eastAsia="FangSong" w:hAnsi="Times New Roman" w:cs="Times New Roman" w:hint="eastAsia"/>
                </w:rPr>
                <w:t>全体成员</w:t>
              </w:r>
            </w:ins>
          </w:p>
        </w:tc>
        <w:tc>
          <w:tcPr>
            <w:tcW w:w="1901" w:type="dxa"/>
            <w:vAlign w:val="center"/>
          </w:tcPr>
          <w:p w14:paraId="2335B594" w14:textId="77777777" w:rsidR="00EE3204" w:rsidRDefault="00EE3204" w:rsidP="006A7849">
            <w:pPr>
              <w:spacing w:afterLines="50" w:after="211" w:line="440" w:lineRule="exact"/>
              <w:jc w:val="center"/>
              <w:rPr>
                <w:ins w:id="138" w:author="孙玉龙" w:date="2026-07-31T09:16:00Z" w16du:dateUtc="2026-07-31T01:16:00Z"/>
                <w:rFonts w:ascii="Times New Roman" w:eastAsia="FangSong" w:hAnsi="Times New Roman" w:cs="Times New Roman" w:hint="eastAsia"/>
              </w:rPr>
            </w:pPr>
            <w:ins w:id="139" w:author="孙玉龙" w:date="2026-07-31T09:16:00Z" w16du:dateUtc="2026-07-31T01:16:00Z">
              <w:r w:rsidRPr="00257713">
                <w:rPr>
                  <w:rFonts w:ascii="Times New Roman" w:eastAsia="FangSong" w:hAnsi="Times New Roman" w:cs="Times New Roman" w:hint="eastAsia"/>
                </w:rPr>
                <w:t>股东大会</w:t>
              </w:r>
            </w:ins>
          </w:p>
        </w:tc>
        <w:tc>
          <w:tcPr>
            <w:tcW w:w="1901" w:type="dxa"/>
            <w:vAlign w:val="center"/>
          </w:tcPr>
          <w:p w14:paraId="5E83B918" w14:textId="77777777" w:rsidR="00EE3204" w:rsidRDefault="00EE3204" w:rsidP="006A7849">
            <w:pPr>
              <w:spacing w:afterLines="50" w:after="211" w:line="440" w:lineRule="exact"/>
              <w:jc w:val="center"/>
              <w:rPr>
                <w:ins w:id="140" w:author="孙玉龙" w:date="2026-07-31T09:16:00Z" w16du:dateUtc="2026-07-31T01:16:00Z"/>
                <w:rFonts w:ascii="Times New Roman" w:eastAsia="FangSong" w:hAnsi="Times New Roman" w:cs="Times New Roman" w:hint="eastAsia"/>
              </w:rPr>
            </w:pPr>
            <w:ins w:id="141" w:author="孙玉龙" w:date="2026-07-31T09:16:00Z" w16du:dateUtc="2026-07-31T01:16:00Z">
              <w:r w:rsidRPr="00257713">
                <w:rPr>
                  <w:rFonts w:ascii="Times New Roman" w:eastAsia="FangSong" w:hAnsi="Times New Roman" w:cs="Times New Roman" w:hint="eastAsia"/>
                </w:rPr>
                <w:t>股东大会</w:t>
              </w:r>
            </w:ins>
          </w:p>
        </w:tc>
      </w:tr>
      <w:tr w:rsidR="00EE3204" w14:paraId="5FF3E5C1" w14:textId="77777777" w:rsidTr="006A7849">
        <w:trPr>
          <w:ins w:id="142" w:author="孙玉龙" w:date="2026-07-31T09:16:00Z" w16du:dateUtc="2026-07-31T01:16:00Z"/>
        </w:trPr>
        <w:tc>
          <w:tcPr>
            <w:tcW w:w="1413" w:type="dxa"/>
          </w:tcPr>
          <w:p w14:paraId="5E1CDE34" w14:textId="77777777" w:rsidR="00EE3204" w:rsidRPr="00564066" w:rsidRDefault="00EE3204" w:rsidP="006A7849">
            <w:pPr>
              <w:spacing w:afterLines="50" w:after="211" w:line="440" w:lineRule="exact"/>
              <w:jc w:val="center"/>
              <w:rPr>
                <w:ins w:id="143" w:author="孙玉龙" w:date="2026-07-31T09:16:00Z" w16du:dateUtc="2026-07-31T01:16:00Z"/>
                <w:rFonts w:ascii="Times New Roman" w:eastAsia="FangSong" w:hAnsi="Times New Roman" w:cs="Times New Roman" w:hint="eastAsia"/>
                <w:b/>
                <w:bCs/>
              </w:rPr>
            </w:pPr>
            <w:ins w:id="144" w:author="孙玉龙" w:date="2026-07-31T09:16:00Z" w16du:dateUtc="2026-07-31T01:16:00Z">
              <w:r w:rsidRPr="00564066">
                <w:rPr>
                  <w:rFonts w:ascii="Times New Roman" w:eastAsia="FangSong" w:hAnsi="Times New Roman" w:cs="Times New Roman" w:hint="eastAsia"/>
                  <w:b/>
                  <w:bCs/>
                </w:rPr>
                <w:t>公司管理结构</w:t>
              </w:r>
            </w:ins>
          </w:p>
        </w:tc>
        <w:tc>
          <w:tcPr>
            <w:tcW w:w="1900" w:type="dxa"/>
          </w:tcPr>
          <w:p w14:paraId="148564A8" w14:textId="77777777" w:rsidR="00EE3204" w:rsidRDefault="00EE3204" w:rsidP="006A7849">
            <w:pPr>
              <w:spacing w:afterLines="50" w:after="211" w:line="440" w:lineRule="exact"/>
              <w:jc w:val="left"/>
              <w:rPr>
                <w:ins w:id="145" w:author="孙玉龙" w:date="2026-07-31T09:16:00Z" w16du:dateUtc="2026-07-31T01:16:00Z"/>
                <w:rFonts w:ascii="Times New Roman" w:eastAsia="FangSong" w:hAnsi="Times New Roman" w:cs="Times New Roman" w:hint="eastAsia"/>
              </w:rPr>
            </w:pPr>
            <w:ins w:id="146" w:author="孙玉龙" w:date="2026-07-31T09:16:00Z" w16du:dateUtc="2026-07-31T01:16:00Z">
              <w:r w:rsidRPr="00257713">
                <w:rPr>
                  <w:rFonts w:ascii="Times New Roman" w:eastAsia="FangSong" w:hAnsi="Times New Roman" w:cs="Times New Roman" w:hint="eastAsia"/>
                </w:rPr>
                <w:t>全体成员或部分</w:t>
              </w:r>
              <w:r>
                <w:rPr>
                  <w:rFonts w:ascii="Times New Roman" w:eastAsia="FangSong" w:hAnsi="Times New Roman" w:cs="Times New Roman" w:hint="eastAsia"/>
                </w:rPr>
                <w:t>授权</w:t>
              </w:r>
              <w:r w:rsidRPr="00257713">
                <w:rPr>
                  <w:rFonts w:ascii="Times New Roman" w:eastAsia="FangSong" w:hAnsi="Times New Roman" w:cs="Times New Roman" w:hint="eastAsia"/>
                </w:rPr>
                <w:t>成员（第</w:t>
              </w:r>
              <w:r w:rsidRPr="00257713">
                <w:rPr>
                  <w:rFonts w:ascii="Times New Roman" w:eastAsia="FangSong" w:hAnsi="Times New Roman" w:cs="Times New Roman" w:hint="eastAsia"/>
                </w:rPr>
                <w:t>106</w:t>
              </w:r>
              <w:r w:rsidRPr="00257713">
                <w:rPr>
                  <w:rFonts w:ascii="Times New Roman" w:eastAsia="FangSong" w:hAnsi="Times New Roman" w:cs="Times New Roman" w:hint="eastAsia"/>
                </w:rPr>
                <w:t>条）</w:t>
              </w:r>
            </w:ins>
          </w:p>
        </w:tc>
        <w:tc>
          <w:tcPr>
            <w:tcW w:w="1901" w:type="dxa"/>
          </w:tcPr>
          <w:p w14:paraId="5C734CDB" w14:textId="77777777" w:rsidR="00EE3204" w:rsidRDefault="00EE3204" w:rsidP="006A7849">
            <w:pPr>
              <w:spacing w:afterLines="50" w:after="211" w:line="440" w:lineRule="exact"/>
              <w:rPr>
                <w:ins w:id="147" w:author="孙玉龙" w:date="2026-07-31T09:16:00Z" w16du:dateUtc="2026-07-31T01:16:00Z"/>
                <w:rFonts w:ascii="Times New Roman" w:eastAsia="FangSong" w:hAnsi="Times New Roman" w:cs="Times New Roman" w:hint="eastAsia"/>
              </w:rPr>
            </w:pPr>
            <w:ins w:id="148" w:author="孙玉龙" w:date="2026-07-31T09:16:00Z" w16du:dateUtc="2026-07-31T01:16:00Z">
              <w:r w:rsidRPr="00564066">
                <w:rPr>
                  <w:rFonts w:ascii="Times New Roman" w:eastAsia="FangSong" w:hAnsi="Times New Roman" w:cs="Times New Roman" w:hint="eastAsia"/>
                </w:rPr>
                <w:t>全体普通合伙人或部分</w:t>
              </w:r>
              <w:r>
                <w:rPr>
                  <w:rFonts w:ascii="Times New Roman" w:eastAsia="FangSong" w:hAnsi="Times New Roman" w:cs="Times New Roman" w:hint="eastAsia"/>
                </w:rPr>
                <w:t>授权</w:t>
              </w:r>
              <w:r w:rsidRPr="00564066">
                <w:rPr>
                  <w:rFonts w:ascii="Times New Roman" w:eastAsia="FangSong" w:hAnsi="Times New Roman" w:cs="Times New Roman" w:hint="eastAsia"/>
                </w:rPr>
                <w:t>普通合伙人（第</w:t>
              </w:r>
              <w:r w:rsidRPr="00564066">
                <w:rPr>
                  <w:rFonts w:ascii="Times New Roman" w:eastAsia="FangSong" w:hAnsi="Times New Roman" w:cs="Times New Roman" w:hint="eastAsia"/>
                </w:rPr>
                <w:t>125</w:t>
              </w:r>
              <w:r w:rsidRPr="00564066">
                <w:rPr>
                  <w:rFonts w:ascii="Times New Roman" w:eastAsia="FangSong" w:hAnsi="Times New Roman" w:cs="Times New Roman" w:hint="eastAsia"/>
                </w:rPr>
                <w:t>条）</w:t>
              </w:r>
            </w:ins>
          </w:p>
        </w:tc>
        <w:tc>
          <w:tcPr>
            <w:tcW w:w="1901" w:type="dxa"/>
          </w:tcPr>
          <w:p w14:paraId="4E5866DE" w14:textId="77777777" w:rsidR="00EE3204" w:rsidRDefault="00EE3204" w:rsidP="006A7849">
            <w:pPr>
              <w:spacing w:afterLines="50" w:after="211" w:line="440" w:lineRule="exact"/>
              <w:jc w:val="left"/>
              <w:rPr>
                <w:ins w:id="149" w:author="孙玉龙" w:date="2026-07-31T09:16:00Z" w16du:dateUtc="2026-07-31T01:16:00Z"/>
                <w:rFonts w:ascii="Times New Roman" w:eastAsia="FangSong" w:hAnsi="Times New Roman" w:cs="Times New Roman" w:hint="eastAsia"/>
              </w:rPr>
            </w:pPr>
            <w:ins w:id="150" w:author="孙玉龙" w:date="2026-07-31T09:16:00Z" w16du:dateUtc="2026-07-31T01:16:00Z">
              <w:r w:rsidRPr="00564066">
                <w:rPr>
                  <w:rFonts w:ascii="Times New Roman" w:eastAsia="FangSong" w:hAnsi="Times New Roman" w:cs="Times New Roman" w:hint="eastAsia"/>
                </w:rPr>
                <w:t>一名或多名执行董事</w:t>
              </w:r>
              <w:r>
                <w:rPr>
                  <w:rFonts w:ascii="Times New Roman" w:eastAsia="FangSong" w:hAnsi="Times New Roman" w:cs="Times New Roman" w:hint="eastAsia"/>
                </w:rPr>
                <w:t>（</w:t>
              </w:r>
              <w:r w:rsidRPr="00564066">
                <w:rPr>
                  <w:rFonts w:ascii="Times New Roman" w:eastAsia="FangSong" w:hAnsi="Times New Roman" w:cs="Times New Roman" w:hint="eastAsia"/>
                </w:rPr>
                <w:t>第</w:t>
              </w:r>
              <w:r w:rsidRPr="00564066">
                <w:rPr>
                  <w:rFonts w:ascii="Times New Roman" w:eastAsia="FangSong" w:hAnsi="Times New Roman" w:cs="Times New Roman" w:hint="eastAsia"/>
                </w:rPr>
                <w:t>44</w:t>
              </w:r>
              <w:r w:rsidRPr="00564066">
                <w:rPr>
                  <w:rFonts w:ascii="Times New Roman" w:eastAsia="FangSong" w:hAnsi="Times New Roman" w:cs="Times New Roman" w:hint="eastAsia"/>
                </w:rPr>
                <w:t>条</w:t>
              </w:r>
              <w:r>
                <w:rPr>
                  <w:rFonts w:ascii="Times New Roman" w:eastAsia="FangSong" w:hAnsi="Times New Roman" w:cs="Times New Roman" w:hint="eastAsia"/>
                </w:rPr>
                <w:t>）</w:t>
              </w:r>
            </w:ins>
          </w:p>
        </w:tc>
        <w:tc>
          <w:tcPr>
            <w:tcW w:w="1901" w:type="dxa"/>
          </w:tcPr>
          <w:p w14:paraId="306F2F69" w14:textId="77777777" w:rsidR="00EE3204" w:rsidRDefault="00EE3204" w:rsidP="006A7849">
            <w:pPr>
              <w:spacing w:afterLines="50" w:after="211" w:line="440" w:lineRule="exact"/>
              <w:jc w:val="left"/>
              <w:rPr>
                <w:ins w:id="151" w:author="孙玉龙" w:date="2026-07-31T09:16:00Z" w16du:dateUtc="2026-07-31T01:16:00Z"/>
                <w:rFonts w:ascii="Times New Roman" w:eastAsia="FangSong" w:hAnsi="Times New Roman" w:cs="Times New Roman"/>
              </w:rPr>
            </w:pPr>
            <w:ins w:id="152" w:author="孙玉龙" w:date="2026-07-31T09:16:00Z" w16du:dateUtc="2026-07-31T01:16:00Z">
              <w:r w:rsidRPr="00564066">
                <w:rPr>
                  <w:rFonts w:ascii="Times New Roman" w:eastAsia="FangSong" w:hAnsi="Times New Roman" w:cs="Times New Roman" w:hint="eastAsia"/>
                </w:rPr>
                <w:t>二元制：董事会（第</w:t>
              </w:r>
              <w:r w:rsidRPr="00564066">
                <w:rPr>
                  <w:rFonts w:ascii="Times New Roman" w:eastAsia="FangSong" w:hAnsi="Times New Roman" w:cs="Times New Roman" w:hint="eastAsia"/>
                </w:rPr>
                <w:t>435</w:t>
              </w:r>
              <w:r w:rsidRPr="00564066">
                <w:rPr>
                  <w:rFonts w:ascii="Times New Roman" w:eastAsia="FangSong" w:hAnsi="Times New Roman" w:cs="Times New Roman" w:hint="eastAsia"/>
                </w:rPr>
                <w:t>条）；</w:t>
              </w:r>
            </w:ins>
          </w:p>
          <w:p w14:paraId="347AA40A" w14:textId="77777777" w:rsidR="00EE3204" w:rsidRDefault="00EE3204" w:rsidP="006A7849">
            <w:pPr>
              <w:spacing w:afterLines="50" w:after="211" w:line="440" w:lineRule="exact"/>
              <w:jc w:val="left"/>
              <w:rPr>
                <w:ins w:id="153" w:author="孙玉龙" w:date="2026-07-31T09:16:00Z" w16du:dateUtc="2026-07-31T01:16:00Z"/>
                <w:rFonts w:ascii="Times New Roman" w:eastAsia="FangSong" w:hAnsi="Times New Roman" w:cs="Times New Roman" w:hint="eastAsia"/>
              </w:rPr>
            </w:pPr>
            <w:ins w:id="154" w:author="孙玉龙" w:date="2026-07-31T09:16:00Z" w16du:dateUtc="2026-07-31T01:16:00Z">
              <w:r w:rsidRPr="00564066">
                <w:rPr>
                  <w:rFonts w:ascii="Times New Roman" w:eastAsia="FangSong" w:hAnsi="Times New Roman" w:cs="Times New Roman" w:hint="eastAsia"/>
                </w:rPr>
                <w:t>一元制：管理委员会（第</w:t>
              </w:r>
              <w:r w:rsidRPr="00564066">
                <w:rPr>
                  <w:rFonts w:ascii="Times New Roman" w:eastAsia="FangSong" w:hAnsi="Times New Roman" w:cs="Times New Roman" w:hint="eastAsia"/>
                </w:rPr>
                <w:t>457</w:t>
              </w:r>
              <w:r w:rsidRPr="00564066">
                <w:rPr>
                  <w:rFonts w:ascii="Times New Roman" w:eastAsia="FangSong" w:hAnsi="Times New Roman" w:cs="Times New Roman" w:hint="eastAsia"/>
                </w:rPr>
                <w:t>条）</w:t>
              </w:r>
              <w:r w:rsidRPr="00564066">
                <w:rPr>
                  <w:rFonts w:ascii="Times New Roman" w:eastAsia="FangSong" w:hAnsi="Times New Roman" w:cs="Times New Roman" w:hint="eastAsia"/>
                </w:rPr>
                <w:t xml:space="preserve">+ </w:t>
              </w:r>
              <w:r w:rsidRPr="00564066">
                <w:rPr>
                  <w:rFonts w:ascii="Times New Roman" w:eastAsia="FangSong" w:hAnsi="Times New Roman" w:cs="Times New Roman" w:hint="eastAsia"/>
                </w:rPr>
                <w:t>法定经理（第</w:t>
              </w:r>
              <w:r w:rsidRPr="00564066">
                <w:rPr>
                  <w:rFonts w:ascii="Times New Roman" w:eastAsia="FangSong" w:hAnsi="Times New Roman" w:cs="Times New Roman" w:hint="eastAsia"/>
                </w:rPr>
                <w:t>463</w:t>
              </w:r>
              <w:r w:rsidRPr="00564066">
                <w:rPr>
                  <w:rFonts w:ascii="Times New Roman" w:eastAsia="FangSong" w:hAnsi="Times New Roman" w:cs="Times New Roman" w:hint="eastAsia"/>
                </w:rPr>
                <w:t>条）。</w:t>
              </w:r>
            </w:ins>
          </w:p>
        </w:tc>
      </w:tr>
      <w:tr w:rsidR="00EE3204" w14:paraId="6CB8BC74" w14:textId="77777777" w:rsidTr="006A7849">
        <w:trPr>
          <w:ins w:id="155" w:author="孙玉龙" w:date="2026-07-31T09:16:00Z" w16du:dateUtc="2026-07-31T01:16:00Z"/>
        </w:trPr>
        <w:tc>
          <w:tcPr>
            <w:tcW w:w="1413" w:type="dxa"/>
          </w:tcPr>
          <w:p w14:paraId="2AC1F9F3" w14:textId="77777777" w:rsidR="00EE3204" w:rsidRPr="00564066" w:rsidRDefault="00EE3204" w:rsidP="006A7849">
            <w:pPr>
              <w:spacing w:afterLines="50" w:after="211" w:line="440" w:lineRule="exact"/>
              <w:jc w:val="center"/>
              <w:rPr>
                <w:ins w:id="156" w:author="孙玉龙" w:date="2026-07-31T09:16:00Z" w16du:dateUtc="2026-07-31T01:16:00Z"/>
                <w:rFonts w:ascii="Times New Roman" w:eastAsia="FangSong" w:hAnsi="Times New Roman" w:cs="Times New Roman" w:hint="eastAsia"/>
                <w:b/>
                <w:bCs/>
              </w:rPr>
            </w:pPr>
            <w:ins w:id="157" w:author="孙玉龙" w:date="2026-07-31T09:16:00Z" w16du:dateUtc="2026-07-31T01:16:00Z">
              <w:r w:rsidRPr="00564066">
                <w:rPr>
                  <w:rFonts w:ascii="Times New Roman" w:eastAsia="FangSong" w:hAnsi="Times New Roman" w:cs="Times New Roman" w:hint="eastAsia"/>
                  <w:b/>
                  <w:bCs/>
                </w:rPr>
                <w:t>监事要求</w:t>
              </w:r>
            </w:ins>
          </w:p>
        </w:tc>
        <w:tc>
          <w:tcPr>
            <w:tcW w:w="1900" w:type="dxa"/>
          </w:tcPr>
          <w:p w14:paraId="6E9EBB23" w14:textId="77777777" w:rsidR="00EE3204" w:rsidRDefault="00EE3204" w:rsidP="006A7849">
            <w:pPr>
              <w:spacing w:afterLines="50" w:after="211" w:line="440" w:lineRule="exact"/>
              <w:jc w:val="left"/>
              <w:rPr>
                <w:ins w:id="158" w:author="孙玉龙" w:date="2026-07-31T09:16:00Z" w16du:dateUtc="2026-07-31T01:16:00Z"/>
                <w:rFonts w:ascii="Times New Roman" w:eastAsia="FangSong" w:hAnsi="Times New Roman" w:cs="Times New Roman" w:hint="eastAsia"/>
              </w:rPr>
            </w:pPr>
            <w:ins w:id="159" w:author="孙玉龙" w:date="2026-07-31T09:16:00Z" w16du:dateUtc="2026-07-31T01:16:00Z">
              <w:r>
                <w:rPr>
                  <w:rFonts w:ascii="Times New Roman" w:eastAsia="FangSong" w:hAnsi="Times New Roman" w:cs="Times New Roman" w:hint="eastAsia"/>
                </w:rPr>
                <w:t>没有设置监事的强制性规定</w:t>
              </w:r>
            </w:ins>
          </w:p>
        </w:tc>
        <w:tc>
          <w:tcPr>
            <w:tcW w:w="1901" w:type="dxa"/>
          </w:tcPr>
          <w:p w14:paraId="5A7E2214" w14:textId="77777777" w:rsidR="00EE3204" w:rsidRDefault="00EE3204" w:rsidP="006A7849">
            <w:pPr>
              <w:spacing w:afterLines="50" w:after="211" w:line="440" w:lineRule="exact"/>
              <w:jc w:val="left"/>
              <w:rPr>
                <w:ins w:id="160" w:author="孙玉龙" w:date="2026-07-31T09:16:00Z" w16du:dateUtc="2026-07-31T01:16:00Z"/>
                <w:rFonts w:ascii="Times New Roman" w:eastAsia="FangSong" w:hAnsi="Times New Roman" w:cs="Times New Roman" w:hint="eastAsia"/>
              </w:rPr>
            </w:pPr>
            <w:ins w:id="161" w:author="孙玉龙" w:date="2026-07-31T09:16:00Z" w16du:dateUtc="2026-07-31T01:16:00Z">
              <w:r>
                <w:rPr>
                  <w:rFonts w:ascii="Times New Roman" w:eastAsia="FangSong" w:hAnsi="Times New Roman" w:cs="Times New Roman" w:hint="eastAsia"/>
                </w:rPr>
                <w:t>没有设置监事的强制性规定</w:t>
              </w:r>
            </w:ins>
          </w:p>
        </w:tc>
        <w:tc>
          <w:tcPr>
            <w:tcW w:w="1901" w:type="dxa"/>
          </w:tcPr>
          <w:p w14:paraId="33EE368D" w14:textId="77777777" w:rsidR="00EE3204" w:rsidRDefault="00EE3204" w:rsidP="006A7849">
            <w:pPr>
              <w:spacing w:afterLines="50" w:after="211" w:line="440" w:lineRule="exact"/>
              <w:jc w:val="left"/>
              <w:rPr>
                <w:ins w:id="162" w:author="孙玉龙" w:date="2026-07-31T09:16:00Z" w16du:dateUtc="2026-07-31T01:16:00Z"/>
                <w:rFonts w:ascii="Times New Roman" w:eastAsia="FangSong" w:hAnsi="Times New Roman" w:cs="Times New Roman" w:hint="eastAsia"/>
              </w:rPr>
            </w:pPr>
            <w:ins w:id="163" w:author="孙玉龙" w:date="2026-07-31T09:16:00Z" w16du:dateUtc="2026-07-31T01:16:00Z">
              <w:r>
                <w:rPr>
                  <w:rFonts w:ascii="Times New Roman" w:eastAsia="FangSong" w:hAnsi="Times New Roman" w:cs="Times New Roman" w:hint="eastAsia"/>
                </w:rPr>
                <w:t>可以自愿设置监事会（非强制）</w:t>
              </w:r>
            </w:ins>
          </w:p>
        </w:tc>
        <w:tc>
          <w:tcPr>
            <w:tcW w:w="1901" w:type="dxa"/>
          </w:tcPr>
          <w:p w14:paraId="54AF9E88" w14:textId="77777777" w:rsidR="00EE3204" w:rsidRDefault="00EE3204" w:rsidP="006A7849">
            <w:pPr>
              <w:spacing w:afterLines="50" w:after="211" w:line="440" w:lineRule="exact"/>
              <w:jc w:val="left"/>
              <w:rPr>
                <w:ins w:id="164" w:author="孙玉龙" w:date="2026-07-31T09:16:00Z" w16du:dateUtc="2026-07-31T01:16:00Z"/>
                <w:rFonts w:ascii="Times New Roman" w:eastAsia="FangSong" w:hAnsi="Times New Roman" w:cs="Times New Roman"/>
              </w:rPr>
            </w:pPr>
            <w:ins w:id="165" w:author="孙玉龙" w:date="2026-07-31T09:16:00Z" w16du:dateUtc="2026-07-31T01:16:00Z">
              <w:r w:rsidRPr="00564066">
                <w:rPr>
                  <w:rFonts w:ascii="Times New Roman" w:eastAsia="FangSong" w:hAnsi="Times New Roman" w:cs="Times New Roman" w:hint="eastAsia"/>
                </w:rPr>
                <w:t>二元制：监事会（第</w:t>
              </w:r>
              <w:r w:rsidRPr="00564066">
                <w:rPr>
                  <w:rFonts w:ascii="Times New Roman" w:eastAsia="FangSong" w:hAnsi="Times New Roman" w:cs="Times New Roman" w:hint="eastAsia"/>
                </w:rPr>
                <w:t>446</w:t>
              </w:r>
              <w:r w:rsidRPr="00564066">
                <w:rPr>
                  <w:rFonts w:ascii="Times New Roman" w:eastAsia="FangSong" w:hAnsi="Times New Roman" w:cs="Times New Roman" w:hint="eastAsia"/>
                </w:rPr>
                <w:t>条）；</w:t>
              </w:r>
            </w:ins>
          </w:p>
          <w:p w14:paraId="7061A30A" w14:textId="77777777" w:rsidR="00EE3204" w:rsidRDefault="00EE3204" w:rsidP="006A7849">
            <w:pPr>
              <w:spacing w:afterLines="50" w:after="211" w:line="440" w:lineRule="exact"/>
              <w:jc w:val="left"/>
              <w:rPr>
                <w:ins w:id="166" w:author="孙玉龙" w:date="2026-07-31T09:16:00Z" w16du:dateUtc="2026-07-31T01:16:00Z"/>
                <w:rFonts w:ascii="Times New Roman" w:eastAsia="FangSong" w:hAnsi="Times New Roman" w:cs="Times New Roman" w:hint="eastAsia"/>
              </w:rPr>
            </w:pPr>
            <w:ins w:id="167" w:author="孙玉龙" w:date="2026-07-31T09:16:00Z" w16du:dateUtc="2026-07-31T01:16:00Z">
              <w:r w:rsidRPr="00564066">
                <w:rPr>
                  <w:rFonts w:ascii="Times New Roman" w:eastAsia="FangSong" w:hAnsi="Times New Roman" w:cs="Times New Roman" w:hint="eastAsia"/>
                </w:rPr>
                <w:t>一元制：管理委员会本身具监督职能（第</w:t>
              </w:r>
              <w:r w:rsidRPr="00564066">
                <w:rPr>
                  <w:rFonts w:ascii="Times New Roman" w:eastAsia="FangSong" w:hAnsi="Times New Roman" w:cs="Times New Roman" w:hint="eastAsia"/>
                </w:rPr>
                <w:t>460</w:t>
              </w:r>
              <w:r w:rsidRPr="00564066">
                <w:rPr>
                  <w:rFonts w:ascii="Times New Roman" w:eastAsia="FangSong" w:hAnsi="Times New Roman" w:cs="Times New Roman" w:hint="eastAsia"/>
                </w:rPr>
                <w:t>条）</w:t>
              </w:r>
            </w:ins>
          </w:p>
        </w:tc>
      </w:tr>
      <w:tr w:rsidR="00EE3204" w14:paraId="4478B448" w14:textId="77777777" w:rsidTr="006A7849">
        <w:trPr>
          <w:ins w:id="168" w:author="孙玉龙" w:date="2026-07-31T09:16:00Z" w16du:dateUtc="2026-07-31T01:16:00Z"/>
        </w:trPr>
        <w:tc>
          <w:tcPr>
            <w:tcW w:w="1413" w:type="dxa"/>
          </w:tcPr>
          <w:p w14:paraId="062297B8" w14:textId="77777777" w:rsidR="00EE3204" w:rsidRPr="00564066" w:rsidRDefault="00EE3204" w:rsidP="006A7849">
            <w:pPr>
              <w:spacing w:afterLines="50" w:after="211" w:line="440" w:lineRule="exact"/>
              <w:jc w:val="center"/>
              <w:rPr>
                <w:ins w:id="169" w:author="孙玉龙" w:date="2026-07-31T09:16:00Z" w16du:dateUtc="2026-07-31T01:16:00Z"/>
                <w:rFonts w:ascii="Times New Roman" w:eastAsia="FangSong" w:hAnsi="Times New Roman" w:cs="Times New Roman" w:hint="eastAsia"/>
                <w:b/>
                <w:bCs/>
              </w:rPr>
            </w:pPr>
            <w:ins w:id="170" w:author="孙玉龙" w:date="2026-07-31T09:16:00Z" w16du:dateUtc="2026-07-31T01:16:00Z">
              <w:r w:rsidRPr="00564066">
                <w:rPr>
                  <w:rFonts w:ascii="Times New Roman" w:eastAsia="FangSong" w:hAnsi="Times New Roman" w:cs="Times New Roman" w:hint="eastAsia"/>
                  <w:b/>
                  <w:bCs/>
                </w:rPr>
                <w:t>决策机制</w:t>
              </w:r>
            </w:ins>
          </w:p>
        </w:tc>
        <w:tc>
          <w:tcPr>
            <w:tcW w:w="1900" w:type="dxa"/>
          </w:tcPr>
          <w:p w14:paraId="78231EC5" w14:textId="77777777" w:rsidR="00EE3204" w:rsidRDefault="00EE3204" w:rsidP="006A7849">
            <w:pPr>
              <w:spacing w:afterLines="50" w:after="211" w:line="440" w:lineRule="exact"/>
              <w:jc w:val="left"/>
              <w:rPr>
                <w:ins w:id="171" w:author="孙玉龙" w:date="2026-07-31T09:16:00Z" w16du:dateUtc="2026-07-31T01:16:00Z"/>
                <w:rFonts w:ascii="Times New Roman" w:eastAsia="FangSong" w:hAnsi="Times New Roman" w:cs="Times New Roman" w:hint="eastAsia"/>
              </w:rPr>
            </w:pPr>
            <w:ins w:id="172" w:author="孙玉龙" w:date="2026-07-31T09:16:00Z" w16du:dateUtc="2026-07-31T01:16:00Z">
              <w:r w:rsidRPr="00F579BC">
                <w:rPr>
                  <w:rFonts w:ascii="Times New Roman" w:eastAsia="FangSong" w:hAnsi="Times New Roman" w:cs="Times New Roman" w:hint="eastAsia"/>
                </w:rPr>
                <w:t>全体成员一致决定所有公司事务（第</w:t>
              </w:r>
              <w:r w:rsidRPr="00F579BC">
                <w:rPr>
                  <w:rFonts w:ascii="Times New Roman" w:eastAsia="FangSong" w:hAnsi="Times New Roman" w:cs="Times New Roman" w:hint="eastAsia"/>
                </w:rPr>
                <w:t>105</w:t>
              </w:r>
              <w:r w:rsidRPr="00F579BC">
                <w:rPr>
                  <w:rFonts w:ascii="Times New Roman" w:eastAsia="FangSong" w:hAnsi="Times New Roman" w:cs="Times New Roman" w:hint="eastAsia"/>
                </w:rPr>
                <w:t>条）；章程可指定部分成员负责日常管理（第</w:t>
              </w:r>
              <w:r w:rsidRPr="00F579BC">
                <w:rPr>
                  <w:rFonts w:ascii="Times New Roman" w:eastAsia="FangSong" w:hAnsi="Times New Roman" w:cs="Times New Roman" w:hint="eastAsia"/>
                </w:rPr>
                <w:t>106</w:t>
              </w:r>
              <w:r w:rsidRPr="00F579BC">
                <w:rPr>
                  <w:rFonts w:ascii="Times New Roman" w:eastAsia="FangSong" w:hAnsi="Times New Roman" w:cs="Times New Roman" w:hint="eastAsia"/>
                </w:rPr>
                <w:t>条）</w:t>
              </w:r>
            </w:ins>
          </w:p>
        </w:tc>
        <w:tc>
          <w:tcPr>
            <w:tcW w:w="1901" w:type="dxa"/>
          </w:tcPr>
          <w:p w14:paraId="76605CDB" w14:textId="77777777" w:rsidR="00EE3204" w:rsidRPr="00F579BC" w:rsidRDefault="00EE3204" w:rsidP="006A7849">
            <w:pPr>
              <w:spacing w:afterLines="50" w:after="211" w:line="440" w:lineRule="exact"/>
              <w:jc w:val="left"/>
              <w:rPr>
                <w:ins w:id="173" w:author="孙玉龙" w:date="2026-07-31T09:16:00Z" w16du:dateUtc="2026-07-31T01:16:00Z"/>
                <w:rFonts w:ascii="Times New Roman" w:eastAsia="FangSong" w:hAnsi="Times New Roman" w:cs="Times New Roman" w:hint="eastAsia"/>
              </w:rPr>
            </w:pPr>
            <w:ins w:id="174" w:author="孙玉龙" w:date="2026-07-31T09:16:00Z" w16du:dateUtc="2026-07-31T01:16:00Z">
              <w:r w:rsidRPr="00F579BC">
                <w:rPr>
                  <w:rFonts w:ascii="Times New Roman" w:eastAsia="FangSong" w:hAnsi="Times New Roman" w:cs="Times New Roman" w:hint="eastAsia"/>
                </w:rPr>
                <w:t>日常经营管理由普通合伙人决定（第</w:t>
              </w:r>
              <w:r w:rsidRPr="00F579BC">
                <w:rPr>
                  <w:rFonts w:ascii="Times New Roman" w:eastAsia="FangSong" w:hAnsi="Times New Roman" w:cs="Times New Roman" w:hint="eastAsia"/>
                </w:rPr>
                <w:t>125</w:t>
              </w:r>
              <w:r w:rsidRPr="00F579BC">
                <w:rPr>
                  <w:rFonts w:ascii="Times New Roman" w:eastAsia="FangSong" w:hAnsi="Times New Roman" w:cs="Times New Roman" w:hint="eastAsia"/>
                </w:rPr>
                <w:t>条第</w:t>
              </w:r>
              <w:r w:rsidRPr="00F579BC">
                <w:rPr>
                  <w:rFonts w:ascii="Times New Roman" w:eastAsia="FangSong" w:hAnsi="Times New Roman" w:cs="Times New Roman" w:hint="eastAsia"/>
                </w:rPr>
                <w:t>1</w:t>
              </w:r>
              <w:r w:rsidRPr="00F579BC">
                <w:rPr>
                  <w:rFonts w:ascii="Times New Roman" w:eastAsia="FangSong" w:hAnsi="Times New Roman" w:cs="Times New Roman" w:hint="eastAsia"/>
                </w:rPr>
                <w:t>款）；重大事项由全体成员（普通</w:t>
              </w:r>
              <w:r w:rsidRPr="00F579BC">
                <w:rPr>
                  <w:rFonts w:ascii="Times New Roman" w:eastAsia="FangSong" w:hAnsi="Times New Roman" w:cs="Times New Roman" w:hint="eastAsia"/>
                </w:rPr>
                <w:t>+</w:t>
              </w:r>
              <w:r w:rsidRPr="00F579BC">
                <w:rPr>
                  <w:rFonts w:ascii="Times New Roman" w:eastAsia="FangSong" w:hAnsi="Times New Roman" w:cs="Times New Roman" w:hint="eastAsia"/>
                </w:rPr>
                <w:t>有限）决定，但两类合伙人分别投票（各</w:t>
              </w:r>
              <w:r w:rsidRPr="00F579BC">
                <w:rPr>
                  <w:rFonts w:ascii="Times New Roman" w:eastAsia="FangSong" w:hAnsi="Times New Roman" w:cs="Times New Roman" w:hint="eastAsia"/>
                </w:rPr>
                <w:lastRenderedPageBreak/>
                <w:t>自计票，第</w:t>
              </w:r>
              <w:r w:rsidRPr="00F579BC">
                <w:rPr>
                  <w:rFonts w:ascii="Times New Roman" w:eastAsia="FangSong" w:hAnsi="Times New Roman" w:cs="Times New Roman" w:hint="eastAsia"/>
                </w:rPr>
                <w:t>125</w:t>
              </w:r>
              <w:r w:rsidRPr="00F579BC">
                <w:rPr>
                  <w:rFonts w:ascii="Times New Roman" w:eastAsia="FangSong" w:hAnsi="Times New Roman" w:cs="Times New Roman" w:hint="eastAsia"/>
                </w:rPr>
                <w:t>条第</w:t>
              </w:r>
              <w:r w:rsidRPr="00F579BC">
                <w:rPr>
                  <w:rFonts w:ascii="Times New Roman" w:eastAsia="FangSong" w:hAnsi="Times New Roman" w:cs="Times New Roman" w:hint="eastAsia"/>
                </w:rPr>
                <w:t>2</w:t>
              </w:r>
              <w:r w:rsidRPr="00F579BC">
                <w:rPr>
                  <w:rFonts w:ascii="Times New Roman" w:eastAsia="FangSong" w:hAnsi="Times New Roman" w:cs="Times New Roman" w:hint="eastAsia"/>
                </w:rPr>
                <w:t>款）</w:t>
              </w:r>
              <w:r>
                <w:rPr>
                  <w:rFonts w:ascii="Times New Roman" w:eastAsia="FangSong" w:hAnsi="Times New Roman" w:cs="Times New Roman" w:hint="eastAsia"/>
                </w:rPr>
                <w:t>。公司章程可另行规定。</w:t>
              </w:r>
            </w:ins>
          </w:p>
        </w:tc>
        <w:tc>
          <w:tcPr>
            <w:tcW w:w="1901" w:type="dxa"/>
          </w:tcPr>
          <w:p w14:paraId="69D72FF9" w14:textId="77777777" w:rsidR="00EE3204" w:rsidRDefault="00EE3204" w:rsidP="006A7849">
            <w:pPr>
              <w:spacing w:afterLines="50" w:after="211" w:line="440" w:lineRule="exact"/>
              <w:jc w:val="left"/>
              <w:rPr>
                <w:ins w:id="175" w:author="孙玉龙" w:date="2026-07-31T09:16:00Z" w16du:dateUtc="2026-07-31T01:16:00Z"/>
                <w:rFonts w:ascii="Times New Roman" w:eastAsia="FangSong" w:hAnsi="Times New Roman" w:cs="Times New Roman" w:hint="eastAsia"/>
              </w:rPr>
            </w:pPr>
            <w:ins w:id="176" w:author="孙玉龙" w:date="2026-07-31T09:16:00Z" w16du:dateUtc="2026-07-31T01:16:00Z">
              <w:r w:rsidRPr="00F579BC">
                <w:rPr>
                  <w:rFonts w:ascii="Times New Roman" w:eastAsia="FangSong" w:hAnsi="Times New Roman" w:cs="Times New Roman" w:hint="eastAsia"/>
                </w:rPr>
                <w:lastRenderedPageBreak/>
                <w:t>日常经营管理由执行董事负责；重大事项由股东大会决议。一般事项以出席股东多数通过（第</w:t>
              </w:r>
              <w:r w:rsidRPr="00F579BC">
                <w:rPr>
                  <w:rFonts w:ascii="Times New Roman" w:eastAsia="FangSong" w:hAnsi="Times New Roman" w:cs="Times New Roman" w:hint="eastAsia"/>
                </w:rPr>
                <w:t>415</w:t>
              </w:r>
              <w:r w:rsidRPr="00F579BC">
                <w:rPr>
                  <w:rFonts w:ascii="Times New Roman" w:eastAsia="FangSong" w:hAnsi="Times New Roman" w:cs="Times New Roman" w:hint="eastAsia"/>
                </w:rPr>
                <w:t>条）；章程修改、增资等重</w:t>
              </w:r>
              <w:r w:rsidRPr="00F579BC">
                <w:rPr>
                  <w:rFonts w:ascii="Times New Roman" w:eastAsia="FangSong" w:hAnsi="Times New Roman" w:cs="Times New Roman" w:hint="eastAsia"/>
                </w:rPr>
                <w:lastRenderedPageBreak/>
                <w:t>大事项需至少</w:t>
              </w:r>
              <w:r w:rsidRPr="00F579BC">
                <w:rPr>
                  <w:rFonts w:ascii="Times New Roman" w:eastAsia="FangSong" w:hAnsi="Times New Roman" w:cs="Times New Roman" w:hint="eastAsia"/>
                </w:rPr>
                <w:t>2/3</w:t>
              </w:r>
              <w:r w:rsidRPr="00F579BC">
                <w:rPr>
                  <w:rFonts w:ascii="Times New Roman" w:eastAsia="FangSong" w:hAnsi="Times New Roman" w:cs="Times New Roman" w:hint="eastAsia"/>
                </w:rPr>
                <w:t>出席股东多数（第</w:t>
              </w:r>
              <w:r w:rsidRPr="00F579BC">
                <w:rPr>
                  <w:rFonts w:ascii="Times New Roman" w:eastAsia="FangSong" w:hAnsi="Times New Roman" w:cs="Times New Roman" w:hint="eastAsia"/>
                </w:rPr>
                <w:t>416</w:t>
              </w:r>
              <w:r w:rsidRPr="00F579BC">
                <w:rPr>
                  <w:rFonts w:ascii="Times New Roman" w:eastAsia="FangSong" w:hAnsi="Times New Roman" w:cs="Times New Roman" w:hint="eastAsia"/>
                </w:rPr>
                <w:t>条第</w:t>
              </w:r>
              <w:r w:rsidRPr="00F579BC">
                <w:rPr>
                  <w:rFonts w:ascii="Times New Roman" w:eastAsia="FangSong" w:hAnsi="Times New Roman" w:cs="Times New Roman" w:hint="eastAsia"/>
                </w:rPr>
                <w:t>1</w:t>
              </w:r>
              <w:r w:rsidRPr="00F579BC">
                <w:rPr>
                  <w:rFonts w:ascii="Times New Roman" w:eastAsia="FangSong" w:hAnsi="Times New Roman" w:cs="Times New Roman" w:hint="eastAsia"/>
                </w:rPr>
                <w:t>款）。</w:t>
              </w:r>
            </w:ins>
          </w:p>
        </w:tc>
        <w:tc>
          <w:tcPr>
            <w:tcW w:w="1901" w:type="dxa"/>
          </w:tcPr>
          <w:p w14:paraId="7F584B61" w14:textId="77777777" w:rsidR="00EE3204" w:rsidRDefault="00EE3204" w:rsidP="006A7849">
            <w:pPr>
              <w:spacing w:afterLines="50" w:after="211" w:line="440" w:lineRule="exact"/>
              <w:jc w:val="left"/>
              <w:rPr>
                <w:ins w:id="177" w:author="孙玉龙" w:date="2026-07-31T09:16:00Z" w16du:dateUtc="2026-07-31T01:16:00Z"/>
                <w:rFonts w:ascii="Times New Roman" w:eastAsia="FangSong" w:hAnsi="Times New Roman" w:cs="Times New Roman"/>
              </w:rPr>
            </w:pPr>
            <w:ins w:id="178" w:author="孙玉龙" w:date="2026-07-31T09:16:00Z" w16du:dateUtc="2026-07-31T01:16:00Z">
              <w:r w:rsidRPr="00F579BC">
                <w:rPr>
                  <w:rFonts w:ascii="Times New Roman" w:eastAsia="FangSong" w:hAnsi="Times New Roman" w:cs="Times New Roman" w:hint="eastAsia"/>
                </w:rPr>
                <w:lastRenderedPageBreak/>
                <w:t>日常经营管理由董事会（二元制）或管理委员会</w:t>
              </w:r>
              <w:r w:rsidRPr="00F579BC">
                <w:rPr>
                  <w:rFonts w:ascii="Times New Roman" w:eastAsia="FangSong" w:hAnsi="Times New Roman" w:cs="Times New Roman" w:hint="eastAsia"/>
                </w:rPr>
                <w:t>+</w:t>
              </w:r>
              <w:r w:rsidRPr="00F579BC">
                <w:rPr>
                  <w:rFonts w:ascii="Times New Roman" w:eastAsia="FangSong" w:hAnsi="Times New Roman" w:cs="Times New Roman" w:hint="eastAsia"/>
                </w:rPr>
                <w:t>法定经理（一元制）负责；</w:t>
              </w:r>
            </w:ins>
          </w:p>
          <w:p w14:paraId="7950C5F7" w14:textId="77777777" w:rsidR="00EE3204" w:rsidRDefault="00EE3204" w:rsidP="006A7849">
            <w:pPr>
              <w:spacing w:afterLines="50" w:after="211" w:line="440" w:lineRule="exact"/>
              <w:jc w:val="left"/>
              <w:rPr>
                <w:ins w:id="179" w:author="孙玉龙" w:date="2026-07-31T09:16:00Z" w16du:dateUtc="2026-07-31T01:16:00Z"/>
                <w:rFonts w:ascii="Times New Roman" w:eastAsia="FangSong" w:hAnsi="Times New Roman" w:cs="Times New Roman"/>
              </w:rPr>
            </w:pPr>
            <w:ins w:id="180" w:author="孙玉龙" w:date="2026-07-31T09:16:00Z" w16du:dateUtc="2026-07-31T01:16:00Z">
              <w:r w:rsidRPr="00F579BC">
                <w:rPr>
                  <w:rFonts w:ascii="Times New Roman" w:eastAsia="FangSong" w:hAnsi="Times New Roman" w:cs="Times New Roman" w:hint="eastAsia"/>
                </w:rPr>
                <w:t>重大事项由股东大会决议。一般事项以出</w:t>
              </w:r>
              <w:r w:rsidRPr="00F579BC">
                <w:rPr>
                  <w:rFonts w:ascii="Times New Roman" w:eastAsia="FangSong" w:hAnsi="Times New Roman" w:cs="Times New Roman" w:hint="eastAsia"/>
                </w:rPr>
                <w:lastRenderedPageBreak/>
                <w:t>席股东多数通过（第</w:t>
              </w:r>
              <w:r w:rsidRPr="00F579BC">
                <w:rPr>
                  <w:rFonts w:ascii="Times New Roman" w:eastAsia="FangSong" w:hAnsi="Times New Roman" w:cs="Times New Roman" w:hint="eastAsia"/>
                </w:rPr>
                <w:t>415</w:t>
              </w:r>
              <w:r w:rsidRPr="00F579BC">
                <w:rPr>
                  <w:rFonts w:ascii="Times New Roman" w:eastAsia="FangSong" w:hAnsi="Times New Roman" w:cs="Times New Roman" w:hint="eastAsia"/>
                </w:rPr>
                <w:t>条）；</w:t>
              </w:r>
            </w:ins>
          </w:p>
          <w:p w14:paraId="2AC78CFE" w14:textId="77777777" w:rsidR="00EE3204" w:rsidRDefault="00EE3204" w:rsidP="006A7849">
            <w:pPr>
              <w:spacing w:afterLines="50" w:after="211" w:line="440" w:lineRule="exact"/>
              <w:jc w:val="left"/>
              <w:rPr>
                <w:ins w:id="181" w:author="孙玉龙" w:date="2026-07-31T09:16:00Z" w16du:dateUtc="2026-07-31T01:16:00Z"/>
                <w:rFonts w:ascii="Times New Roman" w:eastAsia="FangSong" w:hAnsi="Times New Roman" w:cs="Times New Roman" w:hint="eastAsia"/>
              </w:rPr>
            </w:pPr>
            <w:ins w:id="182" w:author="孙玉龙" w:date="2026-07-31T09:16:00Z" w16du:dateUtc="2026-07-31T01:16:00Z">
              <w:r w:rsidRPr="00F579BC">
                <w:rPr>
                  <w:rFonts w:ascii="Times New Roman" w:eastAsia="FangSong" w:hAnsi="Times New Roman" w:cs="Times New Roman" w:hint="eastAsia"/>
                </w:rPr>
                <w:t>章程修改、增资等需至少</w:t>
              </w:r>
              <w:r w:rsidRPr="00F579BC">
                <w:rPr>
                  <w:rFonts w:ascii="Times New Roman" w:eastAsia="FangSong" w:hAnsi="Times New Roman" w:cs="Times New Roman" w:hint="eastAsia"/>
                </w:rPr>
                <w:t>2/3</w:t>
              </w:r>
              <w:r w:rsidRPr="00F579BC">
                <w:rPr>
                  <w:rFonts w:ascii="Times New Roman" w:eastAsia="FangSong" w:hAnsi="Times New Roman" w:cs="Times New Roman" w:hint="eastAsia"/>
                </w:rPr>
                <w:t>出席股东多数（第</w:t>
              </w:r>
              <w:r w:rsidRPr="00F579BC">
                <w:rPr>
                  <w:rFonts w:ascii="Times New Roman" w:eastAsia="FangSong" w:hAnsi="Times New Roman" w:cs="Times New Roman" w:hint="eastAsia"/>
                </w:rPr>
                <w:t>416</w:t>
              </w:r>
              <w:r w:rsidRPr="00F579BC">
                <w:rPr>
                  <w:rFonts w:ascii="Times New Roman" w:eastAsia="FangSong" w:hAnsi="Times New Roman" w:cs="Times New Roman" w:hint="eastAsia"/>
                </w:rPr>
                <w:t>条第</w:t>
              </w:r>
              <w:r w:rsidRPr="00F579BC">
                <w:rPr>
                  <w:rFonts w:ascii="Times New Roman" w:eastAsia="FangSong" w:hAnsi="Times New Roman" w:cs="Times New Roman" w:hint="eastAsia"/>
                </w:rPr>
                <w:t>1</w:t>
              </w:r>
              <w:r w:rsidRPr="00F579BC">
                <w:rPr>
                  <w:rFonts w:ascii="Times New Roman" w:eastAsia="FangSong" w:hAnsi="Times New Roman" w:cs="Times New Roman" w:hint="eastAsia"/>
                </w:rPr>
                <w:t>款）；变更股份类型、排除优先权等更重大事项需至少</w:t>
              </w:r>
              <w:r w:rsidRPr="00F579BC">
                <w:rPr>
                  <w:rFonts w:ascii="Times New Roman" w:eastAsia="FangSong" w:hAnsi="Times New Roman" w:cs="Times New Roman" w:hint="eastAsia"/>
                </w:rPr>
                <w:t>3/4</w:t>
              </w:r>
              <w:r w:rsidRPr="00F579BC">
                <w:rPr>
                  <w:rFonts w:ascii="Times New Roman" w:eastAsia="FangSong" w:hAnsi="Times New Roman" w:cs="Times New Roman" w:hint="eastAsia"/>
                </w:rPr>
                <w:t>出席股东多数（第</w:t>
              </w:r>
              <w:r w:rsidRPr="00F579BC">
                <w:rPr>
                  <w:rFonts w:ascii="Times New Roman" w:eastAsia="FangSong" w:hAnsi="Times New Roman" w:cs="Times New Roman" w:hint="eastAsia"/>
                </w:rPr>
                <w:t>417</w:t>
              </w:r>
              <w:r w:rsidRPr="00F579BC">
                <w:rPr>
                  <w:rFonts w:ascii="Times New Roman" w:eastAsia="FangSong" w:hAnsi="Times New Roman" w:cs="Times New Roman" w:hint="eastAsia"/>
                </w:rPr>
                <w:t>条第</w:t>
              </w:r>
              <w:r w:rsidRPr="00F579BC">
                <w:rPr>
                  <w:rFonts w:ascii="Times New Roman" w:eastAsia="FangSong" w:hAnsi="Times New Roman" w:cs="Times New Roman" w:hint="eastAsia"/>
                </w:rPr>
                <w:t>2</w:t>
              </w:r>
              <w:r w:rsidRPr="00F579BC">
                <w:rPr>
                  <w:rFonts w:ascii="Times New Roman" w:eastAsia="FangSong" w:hAnsi="Times New Roman" w:cs="Times New Roman" w:hint="eastAsia"/>
                </w:rPr>
                <w:t>款）</w:t>
              </w:r>
            </w:ins>
          </w:p>
        </w:tc>
      </w:tr>
      <w:tr w:rsidR="00EE3204" w14:paraId="27E89D17" w14:textId="77777777" w:rsidTr="006A7849">
        <w:trPr>
          <w:ins w:id="183" w:author="孙玉龙" w:date="2026-07-31T09:16:00Z" w16du:dateUtc="2026-07-31T01:16:00Z"/>
        </w:trPr>
        <w:tc>
          <w:tcPr>
            <w:tcW w:w="1413" w:type="dxa"/>
          </w:tcPr>
          <w:p w14:paraId="65A8F6FC" w14:textId="77777777" w:rsidR="00EE3204" w:rsidRPr="00564066" w:rsidRDefault="00EE3204" w:rsidP="006A7849">
            <w:pPr>
              <w:spacing w:afterLines="50" w:after="211" w:line="440" w:lineRule="exact"/>
              <w:jc w:val="center"/>
              <w:rPr>
                <w:ins w:id="184" w:author="孙玉龙" w:date="2026-07-31T09:16:00Z" w16du:dateUtc="2026-07-31T01:16:00Z"/>
                <w:rFonts w:ascii="Times New Roman" w:eastAsia="FangSong" w:hAnsi="Times New Roman" w:cs="Times New Roman" w:hint="eastAsia"/>
                <w:b/>
                <w:bCs/>
              </w:rPr>
            </w:pPr>
            <w:ins w:id="185" w:author="孙玉龙" w:date="2026-07-31T09:16:00Z" w16du:dateUtc="2026-07-31T01:16:00Z">
              <w:r w:rsidRPr="00564066">
                <w:rPr>
                  <w:rFonts w:ascii="Times New Roman" w:eastAsia="FangSong" w:hAnsi="Times New Roman" w:cs="Times New Roman" w:hint="eastAsia"/>
                  <w:b/>
                  <w:bCs/>
                </w:rPr>
                <w:lastRenderedPageBreak/>
                <w:t>责任承担</w:t>
              </w:r>
            </w:ins>
          </w:p>
        </w:tc>
        <w:tc>
          <w:tcPr>
            <w:tcW w:w="1900" w:type="dxa"/>
          </w:tcPr>
          <w:p w14:paraId="1E1810AB" w14:textId="77777777" w:rsidR="00EE3204" w:rsidRDefault="00EE3204" w:rsidP="006A7849">
            <w:pPr>
              <w:spacing w:afterLines="50" w:after="211" w:line="440" w:lineRule="exact"/>
              <w:jc w:val="left"/>
              <w:rPr>
                <w:ins w:id="186" w:author="孙玉龙" w:date="2026-07-31T09:16:00Z" w16du:dateUtc="2026-07-31T01:16:00Z"/>
                <w:rFonts w:ascii="Times New Roman" w:eastAsia="FangSong" w:hAnsi="Times New Roman" w:cs="Times New Roman" w:hint="eastAsia"/>
              </w:rPr>
            </w:pPr>
            <w:ins w:id="187" w:author="孙玉龙" w:date="2026-07-31T09:16:00Z" w16du:dateUtc="2026-07-31T01:16:00Z">
              <w:r w:rsidRPr="00F579BC">
                <w:rPr>
                  <w:rFonts w:ascii="Times New Roman" w:eastAsia="FangSong" w:hAnsi="Times New Roman" w:cs="Times New Roman" w:hint="eastAsia"/>
                </w:rPr>
                <w:t>无限连带责任：全体成员对公司债务承担无限连带责任（第</w:t>
              </w:r>
              <w:r w:rsidRPr="00F579BC">
                <w:rPr>
                  <w:rFonts w:ascii="Times New Roman" w:eastAsia="FangSong" w:hAnsi="Times New Roman" w:cs="Times New Roman" w:hint="eastAsia"/>
                </w:rPr>
                <w:t>95</w:t>
              </w:r>
              <w:r w:rsidRPr="00F579BC">
                <w:rPr>
                  <w:rFonts w:ascii="Times New Roman" w:eastAsia="FangSong" w:hAnsi="Times New Roman" w:cs="Times New Roman" w:hint="eastAsia"/>
                </w:rPr>
                <w:t>条）</w:t>
              </w:r>
            </w:ins>
          </w:p>
        </w:tc>
        <w:tc>
          <w:tcPr>
            <w:tcW w:w="1901" w:type="dxa"/>
          </w:tcPr>
          <w:p w14:paraId="1C4431E9" w14:textId="77777777" w:rsidR="00EE3204" w:rsidRPr="00F579BC" w:rsidRDefault="00EE3204" w:rsidP="006A7849">
            <w:pPr>
              <w:spacing w:afterLines="50" w:after="211" w:line="440" w:lineRule="exact"/>
              <w:jc w:val="left"/>
              <w:rPr>
                <w:ins w:id="188" w:author="孙玉龙" w:date="2026-07-31T09:16:00Z" w16du:dateUtc="2026-07-31T01:16:00Z"/>
                <w:rFonts w:ascii="Times New Roman" w:eastAsia="FangSong" w:hAnsi="Times New Roman" w:cs="Times New Roman"/>
              </w:rPr>
            </w:pPr>
            <w:ins w:id="189" w:author="孙玉龙" w:date="2026-07-31T09:16:00Z" w16du:dateUtc="2026-07-31T01:16:00Z">
              <w:r w:rsidRPr="00F579BC">
                <w:rPr>
                  <w:rFonts w:ascii="Times New Roman" w:eastAsia="FangSong" w:hAnsi="Times New Roman" w:cs="Times New Roman"/>
                </w:rPr>
                <w:t xml:space="preserve">• </w:t>
              </w:r>
              <w:r w:rsidRPr="00F579BC">
                <w:rPr>
                  <w:rFonts w:ascii="Times New Roman" w:eastAsia="FangSong" w:hAnsi="Times New Roman" w:cs="Times New Roman" w:hint="eastAsia"/>
                </w:rPr>
                <w:t>普通合伙人：无限连带责任（第</w:t>
              </w:r>
              <w:r w:rsidRPr="00F579BC">
                <w:rPr>
                  <w:rFonts w:ascii="Times New Roman" w:eastAsia="FangSong" w:hAnsi="Times New Roman" w:cs="Times New Roman"/>
                </w:rPr>
                <w:t>118</w:t>
              </w:r>
              <w:r w:rsidRPr="00F579BC">
                <w:rPr>
                  <w:rFonts w:ascii="Times New Roman" w:eastAsia="FangSong" w:hAnsi="Times New Roman" w:cs="Times New Roman" w:hint="eastAsia"/>
                </w:rPr>
                <w:t>条第</w:t>
              </w:r>
              <w:r w:rsidRPr="00F579BC">
                <w:rPr>
                  <w:rFonts w:ascii="Times New Roman" w:eastAsia="FangSong" w:hAnsi="Times New Roman" w:cs="Times New Roman"/>
                </w:rPr>
                <w:t>1</w:t>
              </w:r>
              <w:r w:rsidRPr="00F579BC">
                <w:rPr>
                  <w:rFonts w:ascii="Times New Roman" w:eastAsia="FangSong" w:hAnsi="Times New Roman" w:cs="Times New Roman" w:hint="eastAsia"/>
                </w:rPr>
                <w:t>款）</w:t>
              </w:r>
            </w:ins>
          </w:p>
          <w:p w14:paraId="7F3B7D8D" w14:textId="77777777" w:rsidR="00EE3204" w:rsidRPr="00F579BC" w:rsidRDefault="00EE3204" w:rsidP="006A7849">
            <w:pPr>
              <w:spacing w:afterLines="50" w:after="211" w:line="440" w:lineRule="exact"/>
              <w:jc w:val="left"/>
              <w:rPr>
                <w:ins w:id="190" w:author="孙玉龙" w:date="2026-07-31T09:16:00Z" w16du:dateUtc="2026-07-31T01:16:00Z"/>
                <w:rFonts w:ascii="Times New Roman" w:eastAsia="FangSong" w:hAnsi="Times New Roman" w:cs="Times New Roman" w:hint="eastAsia"/>
              </w:rPr>
            </w:pPr>
            <w:ins w:id="191" w:author="孙玉龙" w:date="2026-07-31T09:16:00Z" w16du:dateUtc="2026-07-31T01:16:00Z">
              <w:r w:rsidRPr="00F579BC">
                <w:rPr>
                  <w:rFonts w:ascii="Times New Roman" w:eastAsia="FangSong" w:hAnsi="Times New Roman" w:cs="Times New Roman" w:hint="cs"/>
                </w:rPr>
                <w:t>•</w:t>
              </w:r>
              <w:r w:rsidRPr="00F579BC">
                <w:rPr>
                  <w:rFonts w:ascii="Times New Roman" w:eastAsia="FangSong" w:hAnsi="Times New Roman" w:cs="Times New Roman"/>
                </w:rPr>
                <w:t xml:space="preserve"> </w:t>
              </w:r>
              <w:r w:rsidRPr="00F579BC">
                <w:rPr>
                  <w:rFonts w:ascii="Times New Roman" w:eastAsia="FangSong" w:hAnsi="Times New Roman" w:cs="Times New Roman" w:hint="eastAsia"/>
                </w:rPr>
                <w:t>有限合伙人：以未缴出资额为限承担连带责任（第</w:t>
              </w:r>
              <w:r w:rsidRPr="00F579BC">
                <w:rPr>
                  <w:rFonts w:ascii="Times New Roman" w:eastAsia="FangSong" w:hAnsi="Times New Roman" w:cs="Times New Roman"/>
                </w:rPr>
                <w:t>122</w:t>
              </w:r>
              <w:r w:rsidRPr="00F579BC">
                <w:rPr>
                  <w:rFonts w:ascii="Times New Roman" w:eastAsia="FangSong" w:hAnsi="Times New Roman" w:cs="Times New Roman" w:hint="eastAsia"/>
                </w:rPr>
                <w:t>条）；章程可约定“有限责任金额”（第</w:t>
              </w:r>
              <w:r w:rsidRPr="00F579BC">
                <w:rPr>
                  <w:rFonts w:ascii="Times New Roman" w:eastAsia="FangSong" w:hAnsi="Times New Roman" w:cs="Times New Roman"/>
                </w:rPr>
                <w:t>129</w:t>
              </w:r>
              <w:r w:rsidRPr="00F579BC">
                <w:rPr>
                  <w:rFonts w:ascii="Times New Roman" w:eastAsia="FangSong" w:hAnsi="Times New Roman" w:cs="Times New Roman" w:hint="eastAsia"/>
                </w:rPr>
                <w:t>条）</w:t>
              </w:r>
            </w:ins>
          </w:p>
        </w:tc>
        <w:tc>
          <w:tcPr>
            <w:tcW w:w="1901" w:type="dxa"/>
          </w:tcPr>
          <w:p w14:paraId="284C761F" w14:textId="77777777" w:rsidR="00EE3204" w:rsidRDefault="00EE3204" w:rsidP="006A7849">
            <w:pPr>
              <w:spacing w:afterLines="50" w:after="211" w:line="440" w:lineRule="exact"/>
              <w:rPr>
                <w:ins w:id="192" w:author="孙玉龙" w:date="2026-07-31T09:16:00Z" w16du:dateUtc="2026-07-31T01:16:00Z"/>
                <w:rFonts w:ascii="Times New Roman" w:eastAsia="FangSong" w:hAnsi="Times New Roman" w:cs="Times New Roman" w:hint="eastAsia"/>
              </w:rPr>
            </w:pPr>
            <w:ins w:id="193" w:author="孙玉龙" w:date="2026-07-31T09:16:00Z" w16du:dateUtc="2026-07-31T01:16:00Z">
              <w:r w:rsidRPr="00F579BC">
                <w:rPr>
                  <w:rFonts w:ascii="Times New Roman" w:eastAsia="FangSong" w:hAnsi="Times New Roman" w:cs="Times New Roman" w:hint="eastAsia"/>
                </w:rPr>
                <w:t>成员以未缴出资额为限对公司债务承担连带责任（第</w:t>
              </w:r>
              <w:r w:rsidRPr="00F579BC">
                <w:rPr>
                  <w:rFonts w:ascii="Times New Roman" w:eastAsia="FangSong" w:hAnsi="Times New Roman" w:cs="Times New Roman" w:hint="eastAsia"/>
                </w:rPr>
                <w:t>132</w:t>
              </w:r>
              <w:r w:rsidRPr="00F579BC">
                <w:rPr>
                  <w:rFonts w:ascii="Times New Roman" w:eastAsia="FangSong" w:hAnsi="Times New Roman" w:cs="Times New Roman" w:hint="eastAsia"/>
                </w:rPr>
                <w:t>条第</w:t>
              </w:r>
              <w:r w:rsidRPr="00F579BC">
                <w:rPr>
                  <w:rFonts w:ascii="Times New Roman" w:eastAsia="FangSong" w:hAnsi="Times New Roman" w:cs="Times New Roman" w:hint="eastAsia"/>
                </w:rPr>
                <w:t>1</w:t>
              </w:r>
              <w:r w:rsidRPr="00F579BC">
                <w:rPr>
                  <w:rFonts w:ascii="Times New Roman" w:eastAsia="FangSong" w:hAnsi="Times New Roman" w:cs="Times New Roman" w:hint="eastAsia"/>
                </w:rPr>
                <w:t>款）。已缴付出资的成员不再承担公司债务</w:t>
              </w:r>
            </w:ins>
          </w:p>
        </w:tc>
        <w:tc>
          <w:tcPr>
            <w:tcW w:w="1901" w:type="dxa"/>
          </w:tcPr>
          <w:p w14:paraId="185C4C52" w14:textId="77777777" w:rsidR="00EE3204" w:rsidRDefault="00EE3204" w:rsidP="006A7849">
            <w:pPr>
              <w:spacing w:afterLines="50" w:after="211" w:line="440" w:lineRule="exact"/>
              <w:rPr>
                <w:ins w:id="194" w:author="孙玉龙" w:date="2026-07-31T09:16:00Z" w16du:dateUtc="2026-07-31T01:16:00Z"/>
                <w:rFonts w:ascii="Times New Roman" w:eastAsia="FangSong" w:hAnsi="Times New Roman" w:cs="Times New Roman" w:hint="eastAsia"/>
              </w:rPr>
            </w:pPr>
            <w:ins w:id="195" w:author="孙玉龙" w:date="2026-07-31T09:16:00Z" w16du:dateUtc="2026-07-31T01:16:00Z">
              <w:r w:rsidRPr="00F579BC">
                <w:rPr>
                  <w:rFonts w:ascii="Times New Roman" w:eastAsia="FangSong" w:hAnsi="Times New Roman" w:cs="Times New Roman" w:hint="eastAsia"/>
                </w:rPr>
                <w:t>股东仅以认购股份为限</w:t>
              </w:r>
              <w:r>
                <w:rPr>
                  <w:rFonts w:ascii="Times New Roman" w:eastAsia="FangSong" w:hAnsi="Times New Roman" w:cs="Times New Roman" w:hint="eastAsia"/>
                </w:rPr>
                <w:t>（</w:t>
              </w:r>
              <w:r w:rsidRPr="00F579BC">
                <w:rPr>
                  <w:rFonts w:ascii="Times New Roman" w:eastAsia="FangSong" w:hAnsi="Times New Roman" w:cs="Times New Roman" w:hint="eastAsia"/>
                </w:rPr>
                <w:t>第</w:t>
              </w:r>
              <w:r w:rsidRPr="00F579BC">
                <w:rPr>
                  <w:rFonts w:ascii="Times New Roman" w:eastAsia="FangSong" w:hAnsi="Times New Roman" w:cs="Times New Roman" w:hint="eastAsia"/>
                </w:rPr>
                <w:t>243</w:t>
              </w:r>
              <w:r w:rsidRPr="00F579BC">
                <w:rPr>
                  <w:rFonts w:ascii="Times New Roman" w:eastAsia="FangSong" w:hAnsi="Times New Roman" w:cs="Times New Roman" w:hint="eastAsia"/>
                </w:rPr>
                <w:t>条</w:t>
              </w:r>
              <w:r>
                <w:rPr>
                  <w:rFonts w:ascii="Times New Roman" w:eastAsia="FangSong" w:hAnsi="Times New Roman" w:cs="Times New Roman" w:hint="eastAsia"/>
                </w:rPr>
                <w:t>）</w:t>
              </w:r>
            </w:ins>
          </w:p>
        </w:tc>
      </w:tr>
      <w:tr w:rsidR="00EE3204" w14:paraId="6387933A" w14:textId="77777777" w:rsidTr="006A7849">
        <w:trPr>
          <w:ins w:id="196" w:author="孙玉龙" w:date="2026-07-31T09:16:00Z" w16du:dateUtc="2026-07-31T01:16:00Z"/>
        </w:trPr>
        <w:tc>
          <w:tcPr>
            <w:tcW w:w="1413" w:type="dxa"/>
          </w:tcPr>
          <w:p w14:paraId="21DF30C8" w14:textId="77777777" w:rsidR="00EE3204" w:rsidRPr="00564066" w:rsidRDefault="00EE3204" w:rsidP="006A7849">
            <w:pPr>
              <w:spacing w:afterLines="50" w:after="211" w:line="440" w:lineRule="exact"/>
              <w:jc w:val="center"/>
              <w:rPr>
                <w:ins w:id="197" w:author="孙玉龙" w:date="2026-07-31T09:16:00Z" w16du:dateUtc="2026-07-31T01:16:00Z"/>
                <w:rFonts w:ascii="Times New Roman" w:eastAsia="FangSong" w:hAnsi="Times New Roman" w:cs="Times New Roman" w:hint="eastAsia"/>
                <w:b/>
                <w:bCs/>
              </w:rPr>
            </w:pPr>
            <w:ins w:id="198" w:author="孙玉龙" w:date="2026-07-31T09:16:00Z" w16du:dateUtc="2026-07-31T01:16:00Z">
              <w:r w:rsidRPr="00564066">
                <w:rPr>
                  <w:rFonts w:ascii="Times New Roman" w:eastAsia="FangSong" w:hAnsi="Times New Roman" w:cs="Times New Roman" w:hint="eastAsia"/>
                  <w:b/>
                  <w:bCs/>
                </w:rPr>
                <w:lastRenderedPageBreak/>
                <w:t>公司名称要求</w:t>
              </w:r>
            </w:ins>
          </w:p>
        </w:tc>
        <w:tc>
          <w:tcPr>
            <w:tcW w:w="1900" w:type="dxa"/>
          </w:tcPr>
          <w:p w14:paraId="0A5F2FB1" w14:textId="77777777" w:rsidR="00EE3204" w:rsidRDefault="00EE3204" w:rsidP="006A7849">
            <w:pPr>
              <w:spacing w:afterLines="50" w:after="211" w:line="440" w:lineRule="exact"/>
              <w:rPr>
                <w:ins w:id="199" w:author="孙玉龙" w:date="2026-07-31T09:16:00Z" w16du:dateUtc="2026-07-31T01:16:00Z"/>
                <w:rFonts w:ascii="Times New Roman" w:eastAsia="FangSong" w:hAnsi="Times New Roman" w:cs="Times New Roman" w:hint="eastAsia"/>
              </w:rPr>
            </w:pPr>
            <w:ins w:id="200" w:author="孙玉龙" w:date="2026-07-31T09:16:00Z" w16du:dateUtc="2026-07-31T01:16:00Z">
              <w:r w:rsidRPr="00F579BC">
                <w:rPr>
                  <w:rFonts w:ascii="Times New Roman" w:eastAsia="FangSong" w:hAnsi="Times New Roman" w:cs="Times New Roman" w:hint="eastAsia"/>
                </w:rPr>
                <w:t>必须含“</w:t>
              </w:r>
              <w:proofErr w:type="spellStart"/>
              <w:r w:rsidRPr="00F579BC">
                <w:rPr>
                  <w:rFonts w:ascii="Times New Roman" w:eastAsia="FangSong" w:hAnsi="Times New Roman" w:cs="Times New Roman"/>
                </w:rPr>
                <w:t>veřejná</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obchodní</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společnost</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或其缩写“</w:t>
              </w:r>
              <w:proofErr w:type="spellStart"/>
              <w:r w:rsidRPr="00F579BC">
                <w:rPr>
                  <w:rFonts w:ascii="Times New Roman" w:eastAsia="FangSong" w:hAnsi="Times New Roman" w:cs="Times New Roman"/>
                </w:rPr>
                <w:t>veř</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obch</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spol</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w:t>
              </w:r>
              <w:r w:rsidRPr="00F579BC">
                <w:rPr>
                  <w:rFonts w:ascii="Times New Roman" w:eastAsia="FangSong" w:hAnsi="Times New Roman" w:cs="Times New Roman"/>
                </w:rPr>
                <w:t xml:space="preserve">v. o. </w:t>
              </w:r>
              <w:proofErr w:type="gramStart"/>
              <w:r w:rsidRPr="00F579BC">
                <w:rPr>
                  <w:rFonts w:ascii="Times New Roman" w:eastAsia="FangSong" w:hAnsi="Times New Roman" w:cs="Times New Roman"/>
                </w:rPr>
                <w:t>s.”</w:t>
              </w:r>
              <w:r w:rsidRPr="00F579BC">
                <w:rPr>
                  <w:rFonts w:ascii="Times New Roman" w:eastAsia="FangSong" w:hAnsi="Times New Roman" w:cs="Times New Roman" w:hint="eastAsia"/>
                </w:rPr>
                <w:t>（</w:t>
              </w:r>
              <w:proofErr w:type="gramEnd"/>
              <w:r w:rsidRPr="00F579BC">
                <w:rPr>
                  <w:rFonts w:ascii="Times New Roman" w:eastAsia="FangSong" w:hAnsi="Times New Roman" w:cs="Times New Roman" w:hint="eastAsia"/>
                </w:rPr>
                <w:t>第</w:t>
              </w:r>
              <w:r w:rsidRPr="00F579BC">
                <w:rPr>
                  <w:rFonts w:ascii="Times New Roman" w:eastAsia="FangSong" w:hAnsi="Times New Roman" w:cs="Times New Roman"/>
                </w:rPr>
                <w:t>96</w:t>
              </w:r>
              <w:r w:rsidRPr="00F579BC">
                <w:rPr>
                  <w:rFonts w:ascii="Times New Roman" w:eastAsia="FangSong" w:hAnsi="Times New Roman" w:cs="Times New Roman" w:hint="eastAsia"/>
                </w:rPr>
                <w:t>条）</w:t>
              </w:r>
            </w:ins>
          </w:p>
        </w:tc>
        <w:tc>
          <w:tcPr>
            <w:tcW w:w="1901" w:type="dxa"/>
          </w:tcPr>
          <w:p w14:paraId="00B55446" w14:textId="77777777" w:rsidR="00EE3204" w:rsidRDefault="00EE3204" w:rsidP="006A7849">
            <w:pPr>
              <w:spacing w:afterLines="50" w:after="211" w:line="440" w:lineRule="exact"/>
              <w:jc w:val="left"/>
              <w:rPr>
                <w:ins w:id="201" w:author="孙玉龙" w:date="2026-07-31T09:16:00Z" w16du:dateUtc="2026-07-31T01:16:00Z"/>
                <w:rFonts w:ascii="Times New Roman" w:eastAsia="FangSong" w:hAnsi="Times New Roman" w:cs="Times New Roman" w:hint="eastAsia"/>
              </w:rPr>
            </w:pPr>
            <w:ins w:id="202" w:author="孙玉龙" w:date="2026-07-31T09:16:00Z" w16du:dateUtc="2026-07-31T01:16:00Z">
              <w:r w:rsidRPr="00F579BC">
                <w:rPr>
                  <w:rFonts w:ascii="Times New Roman" w:eastAsia="FangSong" w:hAnsi="Times New Roman" w:cs="Times New Roman" w:hint="eastAsia"/>
                </w:rPr>
                <w:t>必须含“</w:t>
              </w:r>
              <w:proofErr w:type="spellStart"/>
              <w:r w:rsidRPr="00F579BC">
                <w:rPr>
                  <w:rFonts w:ascii="Times New Roman" w:eastAsia="FangSong" w:hAnsi="Times New Roman" w:cs="Times New Roman"/>
                </w:rPr>
                <w:t>komanditní</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společnost</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或其缩写“</w:t>
              </w:r>
              <w:proofErr w:type="spellStart"/>
              <w:r w:rsidRPr="00F579BC">
                <w:rPr>
                  <w:rFonts w:ascii="Times New Roman" w:eastAsia="FangSong" w:hAnsi="Times New Roman" w:cs="Times New Roman"/>
                </w:rPr>
                <w:t>kom</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spol</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w:t>
              </w:r>
              <w:r w:rsidRPr="00F579BC">
                <w:rPr>
                  <w:rFonts w:ascii="Times New Roman" w:eastAsia="FangSong" w:hAnsi="Times New Roman" w:cs="Times New Roman"/>
                </w:rPr>
                <w:t xml:space="preserve">k. </w:t>
              </w:r>
              <w:proofErr w:type="gramStart"/>
              <w:r w:rsidRPr="00F579BC">
                <w:rPr>
                  <w:rFonts w:ascii="Times New Roman" w:eastAsia="FangSong" w:hAnsi="Times New Roman" w:cs="Times New Roman"/>
                </w:rPr>
                <w:t>s.”</w:t>
              </w:r>
              <w:r w:rsidRPr="00F579BC">
                <w:rPr>
                  <w:rFonts w:ascii="Times New Roman" w:eastAsia="FangSong" w:hAnsi="Times New Roman" w:cs="Times New Roman" w:hint="eastAsia"/>
                </w:rPr>
                <w:t>；</w:t>
              </w:r>
              <w:proofErr w:type="gramEnd"/>
              <w:r w:rsidRPr="00F579BC">
                <w:rPr>
                  <w:rFonts w:ascii="Times New Roman" w:eastAsia="FangSong" w:hAnsi="Times New Roman" w:cs="Times New Roman" w:hint="eastAsia"/>
                </w:rPr>
                <w:t>若有限合伙人姓名入商号，则该合伙人视为普通合伙人承担责任（第</w:t>
              </w:r>
              <w:r w:rsidRPr="00F579BC">
                <w:rPr>
                  <w:rFonts w:ascii="Times New Roman" w:eastAsia="FangSong" w:hAnsi="Times New Roman" w:cs="Times New Roman"/>
                </w:rPr>
                <w:t>118</w:t>
              </w:r>
              <w:r w:rsidRPr="00F579BC">
                <w:rPr>
                  <w:rFonts w:ascii="Times New Roman" w:eastAsia="FangSong" w:hAnsi="Times New Roman" w:cs="Times New Roman" w:hint="eastAsia"/>
                </w:rPr>
                <w:t>条第</w:t>
              </w:r>
              <w:r w:rsidRPr="00F579BC">
                <w:rPr>
                  <w:rFonts w:ascii="Times New Roman" w:eastAsia="FangSong" w:hAnsi="Times New Roman" w:cs="Times New Roman"/>
                </w:rPr>
                <w:t>2</w:t>
              </w:r>
              <w:r w:rsidRPr="00F579BC">
                <w:rPr>
                  <w:rFonts w:ascii="Times New Roman" w:eastAsia="FangSong" w:hAnsi="Times New Roman" w:cs="Times New Roman" w:hint="eastAsia"/>
                </w:rPr>
                <w:t>款）</w:t>
              </w:r>
            </w:ins>
          </w:p>
        </w:tc>
        <w:tc>
          <w:tcPr>
            <w:tcW w:w="1901" w:type="dxa"/>
          </w:tcPr>
          <w:p w14:paraId="476EB308" w14:textId="77777777" w:rsidR="00EE3204" w:rsidRPr="00F579BC" w:rsidRDefault="00EE3204" w:rsidP="006A7849">
            <w:pPr>
              <w:spacing w:afterLines="50" w:after="211" w:line="440" w:lineRule="exact"/>
              <w:jc w:val="left"/>
              <w:rPr>
                <w:ins w:id="203" w:author="孙玉龙" w:date="2026-07-31T09:16:00Z" w16du:dateUtc="2026-07-31T01:16:00Z"/>
                <w:rFonts w:ascii="Times New Roman" w:eastAsia="FangSong" w:hAnsi="Times New Roman" w:cs="Times New Roman" w:hint="eastAsia"/>
              </w:rPr>
            </w:pPr>
            <w:ins w:id="204" w:author="孙玉龙" w:date="2026-07-31T09:16:00Z" w16du:dateUtc="2026-07-31T01:16:00Z">
              <w:r w:rsidRPr="00F579BC">
                <w:rPr>
                  <w:rFonts w:ascii="Times New Roman" w:eastAsia="FangSong" w:hAnsi="Times New Roman" w:cs="Times New Roman" w:hint="eastAsia"/>
                </w:rPr>
                <w:t>必须含“</w:t>
              </w:r>
              <w:proofErr w:type="spellStart"/>
              <w:r w:rsidRPr="00F579BC">
                <w:rPr>
                  <w:rFonts w:ascii="Times New Roman" w:eastAsia="FangSong" w:hAnsi="Times New Roman" w:cs="Times New Roman"/>
                </w:rPr>
                <w:t>společnost</w:t>
              </w:r>
              <w:proofErr w:type="spellEnd"/>
              <w:r w:rsidRPr="00F579BC">
                <w:rPr>
                  <w:rFonts w:ascii="Times New Roman" w:eastAsia="FangSong" w:hAnsi="Times New Roman" w:cs="Times New Roman"/>
                </w:rPr>
                <w:t xml:space="preserve"> s </w:t>
              </w:r>
              <w:proofErr w:type="spellStart"/>
              <w:r w:rsidRPr="00F579BC">
                <w:rPr>
                  <w:rFonts w:ascii="Times New Roman" w:eastAsia="FangSong" w:hAnsi="Times New Roman" w:cs="Times New Roman"/>
                </w:rPr>
                <w:t>ručením</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omezeným</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或其缩写“</w:t>
              </w:r>
              <w:proofErr w:type="spellStart"/>
              <w:r w:rsidRPr="00F579BC">
                <w:rPr>
                  <w:rFonts w:ascii="Times New Roman" w:eastAsia="FangSong" w:hAnsi="Times New Roman" w:cs="Times New Roman"/>
                </w:rPr>
                <w:t>spol</w:t>
              </w:r>
              <w:proofErr w:type="spellEnd"/>
              <w:r w:rsidRPr="00F579BC">
                <w:rPr>
                  <w:rFonts w:ascii="Times New Roman" w:eastAsia="FangSong" w:hAnsi="Times New Roman" w:cs="Times New Roman"/>
                </w:rPr>
                <w:t xml:space="preserve">. s </w:t>
              </w:r>
              <w:proofErr w:type="spellStart"/>
              <w:r w:rsidRPr="00F579BC">
                <w:rPr>
                  <w:rFonts w:ascii="Times New Roman" w:eastAsia="FangSong" w:hAnsi="Times New Roman" w:cs="Times New Roman"/>
                </w:rPr>
                <w:t>r.o</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w:t>
              </w:r>
              <w:proofErr w:type="spellStart"/>
              <w:r w:rsidRPr="00F579BC">
                <w:rPr>
                  <w:rFonts w:ascii="Times New Roman" w:eastAsia="FangSong" w:hAnsi="Times New Roman" w:cs="Times New Roman"/>
                </w:rPr>
                <w:t>s.r.o.</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（第</w:t>
              </w:r>
              <w:r w:rsidRPr="00F579BC">
                <w:rPr>
                  <w:rFonts w:ascii="Times New Roman" w:eastAsia="FangSong" w:hAnsi="Times New Roman" w:cs="Times New Roman"/>
                </w:rPr>
                <w:t>132</w:t>
              </w:r>
              <w:r w:rsidRPr="00F579BC">
                <w:rPr>
                  <w:rFonts w:ascii="Times New Roman" w:eastAsia="FangSong" w:hAnsi="Times New Roman" w:cs="Times New Roman" w:hint="eastAsia"/>
                </w:rPr>
                <w:t>条第</w:t>
              </w:r>
              <w:r w:rsidRPr="00F579BC">
                <w:rPr>
                  <w:rFonts w:ascii="Times New Roman" w:eastAsia="FangSong" w:hAnsi="Times New Roman" w:cs="Times New Roman"/>
                </w:rPr>
                <w:t>2</w:t>
              </w:r>
              <w:r w:rsidRPr="00F579BC">
                <w:rPr>
                  <w:rFonts w:ascii="Times New Roman" w:eastAsia="FangSong" w:hAnsi="Times New Roman" w:cs="Times New Roman" w:hint="eastAsia"/>
                </w:rPr>
                <w:t>款）</w:t>
              </w:r>
            </w:ins>
          </w:p>
        </w:tc>
        <w:tc>
          <w:tcPr>
            <w:tcW w:w="1901" w:type="dxa"/>
          </w:tcPr>
          <w:p w14:paraId="7CD71D2F" w14:textId="77777777" w:rsidR="00EE3204" w:rsidRDefault="00EE3204" w:rsidP="006A7849">
            <w:pPr>
              <w:spacing w:afterLines="50" w:after="211" w:line="440" w:lineRule="exact"/>
              <w:rPr>
                <w:ins w:id="205" w:author="孙玉龙" w:date="2026-07-31T09:16:00Z" w16du:dateUtc="2026-07-31T01:16:00Z"/>
                <w:rFonts w:ascii="Times New Roman" w:eastAsia="FangSong" w:hAnsi="Times New Roman" w:cs="Times New Roman" w:hint="eastAsia"/>
              </w:rPr>
            </w:pPr>
            <w:ins w:id="206" w:author="孙玉龙" w:date="2026-07-31T09:16:00Z" w16du:dateUtc="2026-07-31T01:16:00Z">
              <w:r w:rsidRPr="00F579BC">
                <w:rPr>
                  <w:rFonts w:ascii="Times New Roman" w:eastAsia="FangSong" w:hAnsi="Times New Roman" w:cs="Times New Roman" w:hint="eastAsia"/>
                </w:rPr>
                <w:t>必须含“</w:t>
              </w:r>
              <w:proofErr w:type="spellStart"/>
              <w:r w:rsidRPr="00F579BC">
                <w:rPr>
                  <w:rFonts w:ascii="Times New Roman" w:eastAsia="FangSong" w:hAnsi="Times New Roman" w:cs="Times New Roman"/>
                </w:rPr>
                <w:t>akciová</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společnost</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或其缩写“</w:t>
              </w:r>
              <w:proofErr w:type="spellStart"/>
              <w:r w:rsidRPr="00F579BC">
                <w:rPr>
                  <w:rFonts w:ascii="Times New Roman" w:eastAsia="FangSong" w:hAnsi="Times New Roman" w:cs="Times New Roman"/>
                </w:rPr>
                <w:t>akc</w:t>
              </w:r>
              <w:proofErr w:type="spellEnd"/>
              <w:r w:rsidRPr="00F579BC">
                <w:rPr>
                  <w:rFonts w:ascii="Times New Roman" w:eastAsia="FangSong" w:hAnsi="Times New Roman" w:cs="Times New Roman"/>
                </w:rPr>
                <w:t xml:space="preserve">. </w:t>
              </w:r>
              <w:proofErr w:type="spellStart"/>
              <w:r w:rsidRPr="00F579BC">
                <w:rPr>
                  <w:rFonts w:ascii="Times New Roman" w:eastAsia="FangSong" w:hAnsi="Times New Roman" w:cs="Times New Roman"/>
                </w:rPr>
                <w:t>spol</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或“</w:t>
              </w:r>
              <w:proofErr w:type="spellStart"/>
              <w:r w:rsidRPr="00F579BC">
                <w:rPr>
                  <w:rFonts w:ascii="Times New Roman" w:eastAsia="FangSong" w:hAnsi="Times New Roman" w:cs="Times New Roman"/>
                </w:rPr>
                <w:t>a.s.</w:t>
              </w:r>
              <w:proofErr w:type="spellEnd"/>
              <w:r w:rsidRPr="00F579BC">
                <w:rPr>
                  <w:rFonts w:ascii="Times New Roman" w:eastAsia="FangSong" w:hAnsi="Times New Roman" w:cs="Times New Roman"/>
                </w:rPr>
                <w:t>”</w:t>
              </w:r>
              <w:r w:rsidRPr="00F579BC">
                <w:rPr>
                  <w:rFonts w:ascii="Times New Roman" w:eastAsia="FangSong" w:hAnsi="Times New Roman" w:cs="Times New Roman" w:hint="eastAsia"/>
                </w:rPr>
                <w:t>（第</w:t>
              </w:r>
              <w:r w:rsidRPr="00F579BC">
                <w:rPr>
                  <w:rFonts w:ascii="Times New Roman" w:eastAsia="FangSong" w:hAnsi="Times New Roman" w:cs="Times New Roman"/>
                </w:rPr>
                <w:t>243</w:t>
              </w:r>
              <w:r w:rsidRPr="00F579BC">
                <w:rPr>
                  <w:rFonts w:ascii="Times New Roman" w:eastAsia="FangSong" w:hAnsi="Times New Roman" w:cs="Times New Roman" w:hint="eastAsia"/>
                </w:rPr>
                <w:t>条第</w:t>
              </w:r>
              <w:r w:rsidRPr="00F579BC">
                <w:rPr>
                  <w:rFonts w:ascii="Times New Roman" w:eastAsia="FangSong" w:hAnsi="Times New Roman" w:cs="Times New Roman"/>
                </w:rPr>
                <w:t>2</w:t>
              </w:r>
              <w:r w:rsidRPr="00F579BC">
                <w:rPr>
                  <w:rFonts w:ascii="Times New Roman" w:eastAsia="FangSong" w:hAnsi="Times New Roman" w:cs="Times New Roman" w:hint="eastAsia"/>
                </w:rPr>
                <w:t>款）</w:t>
              </w:r>
            </w:ins>
          </w:p>
        </w:tc>
      </w:tr>
      <w:tr w:rsidR="00EE3204" w14:paraId="36B0F3ED" w14:textId="77777777" w:rsidTr="006A7849">
        <w:trPr>
          <w:ins w:id="207" w:author="孙玉龙" w:date="2026-07-31T09:16:00Z" w16du:dateUtc="2026-07-31T01:16:00Z"/>
        </w:trPr>
        <w:tc>
          <w:tcPr>
            <w:tcW w:w="1413" w:type="dxa"/>
          </w:tcPr>
          <w:p w14:paraId="6327FB59" w14:textId="77777777" w:rsidR="00EE3204" w:rsidRPr="00564066" w:rsidRDefault="00EE3204" w:rsidP="006A7849">
            <w:pPr>
              <w:spacing w:afterLines="50" w:after="211" w:line="440" w:lineRule="exact"/>
              <w:jc w:val="center"/>
              <w:rPr>
                <w:ins w:id="208" w:author="孙玉龙" w:date="2026-07-31T09:16:00Z" w16du:dateUtc="2026-07-31T01:16:00Z"/>
                <w:rFonts w:ascii="Times New Roman" w:eastAsia="FangSong" w:hAnsi="Times New Roman" w:cs="Times New Roman" w:hint="eastAsia"/>
                <w:b/>
                <w:bCs/>
              </w:rPr>
            </w:pPr>
            <w:ins w:id="209" w:author="孙玉龙" w:date="2026-07-31T09:16:00Z" w16du:dateUtc="2026-07-31T01:16:00Z">
              <w:r w:rsidRPr="00564066">
                <w:rPr>
                  <w:rFonts w:ascii="Times New Roman" w:eastAsia="FangSong" w:hAnsi="Times New Roman" w:cs="Times New Roman" w:hint="eastAsia"/>
                  <w:b/>
                  <w:bCs/>
                </w:rPr>
                <w:t>登记要求</w:t>
              </w:r>
            </w:ins>
          </w:p>
        </w:tc>
        <w:tc>
          <w:tcPr>
            <w:tcW w:w="1900" w:type="dxa"/>
          </w:tcPr>
          <w:p w14:paraId="0FE27906" w14:textId="77777777" w:rsidR="00EE3204" w:rsidRDefault="00EE3204" w:rsidP="006A7849">
            <w:pPr>
              <w:spacing w:afterLines="50" w:after="211" w:line="440" w:lineRule="exact"/>
              <w:rPr>
                <w:ins w:id="210" w:author="孙玉龙" w:date="2026-07-31T09:16:00Z" w16du:dateUtc="2026-07-31T01:16:00Z"/>
                <w:rFonts w:ascii="Times New Roman" w:eastAsia="FangSong" w:hAnsi="Times New Roman" w:cs="Times New Roman" w:hint="eastAsia"/>
              </w:rPr>
            </w:pPr>
            <w:ins w:id="211" w:author="孙玉龙" w:date="2026-07-31T09:16:00Z" w16du:dateUtc="2026-07-31T01:16:00Z">
              <w:r w:rsidRPr="00F579BC">
                <w:rPr>
                  <w:rFonts w:ascii="Times New Roman" w:eastAsia="FangSong" w:hAnsi="Times New Roman" w:cs="Times New Roman" w:hint="eastAsia"/>
                </w:rPr>
                <w:t>须在商业登记簿注册</w:t>
              </w:r>
            </w:ins>
          </w:p>
        </w:tc>
        <w:tc>
          <w:tcPr>
            <w:tcW w:w="1901" w:type="dxa"/>
          </w:tcPr>
          <w:p w14:paraId="7E49A009" w14:textId="77777777" w:rsidR="00EE3204" w:rsidRDefault="00EE3204" w:rsidP="006A7849">
            <w:pPr>
              <w:spacing w:afterLines="50" w:after="211" w:line="440" w:lineRule="exact"/>
              <w:rPr>
                <w:ins w:id="212" w:author="孙玉龙" w:date="2026-07-31T09:16:00Z" w16du:dateUtc="2026-07-31T01:16:00Z"/>
                <w:rFonts w:ascii="Times New Roman" w:eastAsia="FangSong" w:hAnsi="Times New Roman" w:cs="Times New Roman" w:hint="eastAsia"/>
              </w:rPr>
            </w:pPr>
            <w:ins w:id="213" w:author="孙玉龙" w:date="2026-07-31T09:16:00Z" w16du:dateUtc="2026-07-31T01:16:00Z">
              <w:r w:rsidRPr="00F579BC">
                <w:rPr>
                  <w:rFonts w:ascii="Times New Roman" w:eastAsia="FangSong" w:hAnsi="Times New Roman" w:cs="Times New Roman" w:hint="eastAsia"/>
                </w:rPr>
                <w:t>须在商业登记簿注册</w:t>
              </w:r>
            </w:ins>
          </w:p>
        </w:tc>
        <w:tc>
          <w:tcPr>
            <w:tcW w:w="1901" w:type="dxa"/>
          </w:tcPr>
          <w:p w14:paraId="698D76B3" w14:textId="77777777" w:rsidR="00EE3204" w:rsidRDefault="00EE3204" w:rsidP="006A7849">
            <w:pPr>
              <w:spacing w:afterLines="50" w:after="211" w:line="440" w:lineRule="exact"/>
              <w:rPr>
                <w:ins w:id="214" w:author="孙玉龙" w:date="2026-07-31T09:16:00Z" w16du:dateUtc="2026-07-31T01:16:00Z"/>
                <w:rFonts w:ascii="Times New Roman" w:eastAsia="FangSong" w:hAnsi="Times New Roman" w:cs="Times New Roman" w:hint="eastAsia"/>
              </w:rPr>
            </w:pPr>
            <w:ins w:id="215" w:author="孙玉龙" w:date="2026-07-31T09:16:00Z" w16du:dateUtc="2026-07-31T01:16:00Z">
              <w:r w:rsidRPr="00F579BC">
                <w:rPr>
                  <w:rFonts w:ascii="Times New Roman" w:eastAsia="FangSong" w:hAnsi="Times New Roman" w:cs="Times New Roman" w:hint="eastAsia"/>
                </w:rPr>
                <w:t>须在商业登记簿注册</w:t>
              </w:r>
            </w:ins>
          </w:p>
        </w:tc>
        <w:tc>
          <w:tcPr>
            <w:tcW w:w="1901" w:type="dxa"/>
          </w:tcPr>
          <w:p w14:paraId="730F8D69" w14:textId="77777777" w:rsidR="00EE3204" w:rsidRDefault="00EE3204" w:rsidP="006A7849">
            <w:pPr>
              <w:spacing w:afterLines="50" w:after="211" w:line="440" w:lineRule="exact"/>
              <w:rPr>
                <w:ins w:id="216" w:author="孙玉龙" w:date="2026-07-31T09:16:00Z" w16du:dateUtc="2026-07-31T01:16:00Z"/>
                <w:rFonts w:ascii="Times New Roman" w:eastAsia="FangSong" w:hAnsi="Times New Roman" w:cs="Times New Roman" w:hint="eastAsia"/>
              </w:rPr>
            </w:pPr>
            <w:ins w:id="217" w:author="孙玉龙" w:date="2026-07-31T09:16:00Z" w16du:dateUtc="2026-07-31T01:16:00Z">
              <w:r w:rsidRPr="00F579BC">
                <w:rPr>
                  <w:rFonts w:ascii="Times New Roman" w:eastAsia="FangSong" w:hAnsi="Times New Roman" w:cs="Times New Roman" w:hint="eastAsia"/>
                </w:rPr>
                <w:t>须在商业登记簿注册</w:t>
              </w:r>
            </w:ins>
          </w:p>
        </w:tc>
      </w:tr>
    </w:tbl>
    <w:p w14:paraId="42AAAB81" w14:textId="77777777" w:rsidR="00EE3204" w:rsidRPr="00EE3204" w:rsidRDefault="00EE3204">
      <w:pPr>
        <w:spacing w:beforeLines="50" w:before="211" w:afterLines="50" w:after="211" w:line="500" w:lineRule="exact"/>
        <w:ind w:firstLineChars="200" w:firstLine="480"/>
        <w:rPr>
          <w:rFonts w:ascii="Times New Roman" w:eastAsia="FangSong" w:hAnsi="Times New Roman" w:cs="Times New Roman" w:hint="eastAsia"/>
        </w:rPr>
      </w:pPr>
    </w:p>
    <w:p w14:paraId="71A57C54" w14:textId="77777777" w:rsidR="001B55E6" w:rsidRDefault="00000000">
      <w:pPr>
        <w:pStyle w:val="2"/>
        <w:numPr>
          <w:ilvl w:val="0"/>
          <w:numId w:val="3"/>
        </w:numPr>
      </w:pPr>
      <w:r>
        <w:t>注册企业的受理机构</w:t>
      </w:r>
    </w:p>
    <w:p w14:paraId="2C09D4D1"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营业执照核发：捷克负责企业经营范围审批和营业执照核发的部门是工商管理局（</w:t>
      </w:r>
      <w:proofErr w:type="spellStart"/>
      <w:r>
        <w:rPr>
          <w:rFonts w:ascii="Times New Roman" w:eastAsia="FangSong" w:hAnsi="Times New Roman" w:cs="Times New Roman"/>
        </w:rPr>
        <w:t>živnostenský</w:t>
      </w:r>
      <w:proofErr w:type="spellEnd"/>
      <w:r>
        <w:rPr>
          <w:rFonts w:ascii="Times New Roman" w:eastAsia="FangSong" w:hAnsi="Times New Roman" w:cs="Times New Roman"/>
        </w:rPr>
        <w:t xml:space="preserve"> </w:t>
      </w:r>
      <w:proofErr w:type="spellStart"/>
      <w:r>
        <w:rPr>
          <w:rFonts w:ascii="Times New Roman" w:eastAsia="FangSong" w:hAnsi="Times New Roman" w:cs="Times New Roman"/>
        </w:rPr>
        <w:t>úřad</w:t>
      </w:r>
      <w:proofErr w:type="spellEnd"/>
      <w:r>
        <w:rPr>
          <w:rFonts w:ascii="Times New Roman" w:eastAsia="FangSong" w:hAnsi="Times New Roman" w:cs="Times New Roman"/>
        </w:rPr>
        <w:t>）。根据《营业许可法》规定，从事任何营业活动均需事先向工商管理局申报，经核准后进行营业登记，并签发营业执照。从事特殊行业的，须获得特许经营执照。</w:t>
      </w:r>
    </w:p>
    <w:p w14:paraId="10362D38"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商业登记注册：企业在取得营业执照后，还需在所在地商业法院办理商业登记注册，经法院核准并获得商业登记证书后，公司才算正式成立。捷克设有</w:t>
      </w:r>
      <w:r>
        <w:rPr>
          <w:rFonts w:ascii="Times New Roman" w:eastAsia="FangSong" w:hAnsi="Times New Roman" w:cs="Times New Roman"/>
        </w:rPr>
        <w:t>7</w:t>
      </w:r>
      <w:r>
        <w:rPr>
          <w:rFonts w:ascii="Times New Roman" w:eastAsia="FangSong" w:hAnsi="Times New Roman" w:cs="Times New Roman"/>
        </w:rPr>
        <w:t>个商业登记法院。</w:t>
      </w:r>
    </w:p>
    <w:p w14:paraId="249A16F8" w14:textId="77777777" w:rsidR="001B55E6" w:rsidRDefault="00000000">
      <w:pPr>
        <w:pStyle w:val="2"/>
        <w:numPr>
          <w:ilvl w:val="0"/>
          <w:numId w:val="3"/>
        </w:numPr>
      </w:pPr>
      <w:r>
        <w:t>注册企业的主要程序</w:t>
      </w:r>
    </w:p>
    <w:p w14:paraId="5066323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lastRenderedPageBreak/>
        <w:t>准备公司成立文件：包括公司章程、股东无犯罪记录证明、无重名的公司名称、公司营业场所及其证明文件等，部分文件需进行公证。</w:t>
      </w:r>
    </w:p>
    <w:p w14:paraId="25A38FDE"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申报经营范围和申领营业执照：向当地工商管理局申报，所需文件包括公司章程、营业场所租赁合同或产权证明、经营范围清单、公司法人无犯罪记录证明、职业资格证明和信誉证明、申请表、</w:t>
      </w:r>
      <w:r>
        <w:rPr>
          <w:rFonts w:ascii="Times New Roman" w:eastAsia="FangSong" w:hAnsi="Times New Roman" w:cs="Times New Roman"/>
        </w:rPr>
        <w:t>1000</w:t>
      </w:r>
      <w:r>
        <w:rPr>
          <w:rFonts w:ascii="Times New Roman" w:eastAsia="FangSong" w:hAnsi="Times New Roman" w:cs="Times New Roman"/>
        </w:rPr>
        <w:t>克朗手续费等。工商管理局在收到申请后</w:t>
      </w:r>
      <w:r>
        <w:rPr>
          <w:rFonts w:ascii="Times New Roman" w:eastAsia="FangSong" w:hAnsi="Times New Roman" w:cs="Times New Roman"/>
        </w:rPr>
        <w:t>5</w:t>
      </w:r>
      <w:r>
        <w:rPr>
          <w:rFonts w:ascii="Times New Roman" w:eastAsia="FangSong" w:hAnsi="Times New Roman" w:cs="Times New Roman"/>
        </w:rPr>
        <w:t>日内完成营业登记簿录入手续并颁发营业执照。</w:t>
      </w:r>
    </w:p>
    <w:p w14:paraId="52023DB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开立注册资本金专用账户：取得营业执照后，在捷克银行开立注册资金专用账户，存入资本金，在完成最后注册手续前不得支取。</w:t>
      </w:r>
    </w:p>
    <w:p w14:paraId="6FA4755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股份公司最低注册资本金：</w:t>
      </w:r>
      <w:r>
        <w:rPr>
          <w:rFonts w:ascii="Times New Roman" w:eastAsia="FangSong" w:hAnsi="Times New Roman" w:cs="Times New Roman"/>
        </w:rPr>
        <w:t>200</w:t>
      </w:r>
      <w:r>
        <w:rPr>
          <w:rFonts w:ascii="Times New Roman" w:eastAsia="FangSong" w:hAnsi="Times New Roman" w:cs="Times New Roman"/>
        </w:rPr>
        <w:t>万克朗（公开募股公司最低</w:t>
      </w:r>
      <w:r>
        <w:rPr>
          <w:rFonts w:ascii="Times New Roman" w:eastAsia="FangSong" w:hAnsi="Times New Roman" w:cs="Times New Roman"/>
        </w:rPr>
        <w:t>2000</w:t>
      </w:r>
      <w:r>
        <w:rPr>
          <w:rFonts w:ascii="Times New Roman" w:eastAsia="FangSong" w:hAnsi="Times New Roman" w:cs="Times New Roman"/>
        </w:rPr>
        <w:t>万克朗）。</w:t>
      </w:r>
    </w:p>
    <w:p w14:paraId="4C61A06C"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有限责任公司最低注册资本金：</w:t>
      </w:r>
      <w:r>
        <w:rPr>
          <w:rFonts w:ascii="Times New Roman" w:eastAsia="FangSong" w:hAnsi="Times New Roman" w:cs="Times New Roman"/>
        </w:rPr>
        <w:t>1</w:t>
      </w:r>
      <w:r>
        <w:rPr>
          <w:rFonts w:ascii="Times New Roman" w:eastAsia="FangSong" w:hAnsi="Times New Roman" w:cs="Times New Roman"/>
        </w:rPr>
        <w:t>克朗，以非现金方式出资的必须一次缴清，且须由法院认定的注册估价师进行估价。</w:t>
      </w:r>
    </w:p>
    <w:p w14:paraId="2FB5AFB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在商业法院注册登记处申请登记注册：在公司成立或取得营业执照</w:t>
      </w:r>
      <w:r>
        <w:rPr>
          <w:rFonts w:ascii="Times New Roman" w:eastAsia="FangSong" w:hAnsi="Times New Roman" w:cs="Times New Roman"/>
        </w:rPr>
        <w:t>90</w:t>
      </w:r>
      <w:r>
        <w:rPr>
          <w:rFonts w:ascii="Times New Roman" w:eastAsia="FangSong" w:hAnsi="Times New Roman" w:cs="Times New Roman"/>
        </w:rPr>
        <w:t>天内，以电子方式向所在地法院提交商业登记注册申请。所需文件包括：商业登记专用申请表、经过公证的由发起人签名的公司成立文件、营业场所租赁合同或产权证明、营业执照、银行注册资金到位证明、股东出资证明、公司法人代表无犯罪记录证明、诚信证明和签字样本等。法院在受理后</w:t>
      </w:r>
      <w:r>
        <w:rPr>
          <w:rFonts w:ascii="Times New Roman" w:eastAsia="FangSong" w:hAnsi="Times New Roman" w:cs="Times New Roman"/>
        </w:rPr>
        <w:t>5</w:t>
      </w:r>
      <w:r>
        <w:rPr>
          <w:rFonts w:ascii="Times New Roman" w:eastAsia="FangSong" w:hAnsi="Times New Roman" w:cs="Times New Roman"/>
        </w:rPr>
        <w:t>个工作日内做出是否准予注册决定，登记注册费用为</w:t>
      </w:r>
      <w:r>
        <w:rPr>
          <w:rFonts w:ascii="Times New Roman" w:eastAsia="FangSong" w:hAnsi="Times New Roman" w:cs="Times New Roman"/>
        </w:rPr>
        <w:t>5000</w:t>
      </w:r>
      <w:r>
        <w:rPr>
          <w:rFonts w:ascii="Times New Roman" w:eastAsia="FangSong" w:hAnsi="Times New Roman" w:cs="Times New Roman"/>
        </w:rPr>
        <w:t>克朗。法院批准后给企业分配一个企业注册号码（</w:t>
      </w:r>
      <w:r>
        <w:rPr>
          <w:rFonts w:ascii="Times New Roman" w:eastAsia="FangSong" w:hAnsi="Times New Roman" w:cs="Times New Roman"/>
        </w:rPr>
        <w:t>ICO</w:t>
      </w:r>
      <w:r>
        <w:rPr>
          <w:rFonts w:ascii="Times New Roman" w:eastAsia="FangSong" w:hAnsi="Times New Roman" w:cs="Times New Roman"/>
        </w:rPr>
        <w:t>）。</w:t>
      </w:r>
    </w:p>
    <w:p w14:paraId="0B4590C6"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税务登记：企业获准注册后</w:t>
      </w:r>
      <w:r>
        <w:rPr>
          <w:rFonts w:ascii="Times New Roman" w:eastAsia="FangSong" w:hAnsi="Times New Roman" w:cs="Times New Roman"/>
        </w:rPr>
        <w:t>30</w:t>
      </w:r>
      <w:r>
        <w:rPr>
          <w:rFonts w:ascii="Times New Roman" w:eastAsia="FangSong" w:hAnsi="Times New Roman" w:cs="Times New Roman"/>
        </w:rPr>
        <w:t>日内向所在地税务局申请企业所得税登记。如公司连续</w:t>
      </w:r>
      <w:r>
        <w:rPr>
          <w:rFonts w:ascii="Times New Roman" w:eastAsia="FangSong" w:hAnsi="Times New Roman" w:cs="Times New Roman"/>
        </w:rPr>
        <w:t>12</w:t>
      </w:r>
      <w:r>
        <w:rPr>
          <w:rFonts w:ascii="Times New Roman" w:eastAsia="FangSong" w:hAnsi="Times New Roman" w:cs="Times New Roman"/>
        </w:rPr>
        <w:t>个月营业额超过</w:t>
      </w:r>
      <w:r>
        <w:rPr>
          <w:rFonts w:ascii="Times New Roman" w:eastAsia="FangSong" w:hAnsi="Times New Roman" w:cs="Times New Roman"/>
        </w:rPr>
        <w:t>100</w:t>
      </w:r>
      <w:r>
        <w:rPr>
          <w:rFonts w:ascii="Times New Roman" w:eastAsia="FangSong" w:hAnsi="Times New Roman" w:cs="Times New Roman"/>
        </w:rPr>
        <w:t>万克朗，须进行增值税登记。完成税务登记后，企业将收到税务注册号码（</w:t>
      </w:r>
      <w:r>
        <w:rPr>
          <w:rFonts w:ascii="Times New Roman" w:eastAsia="FangSong" w:hAnsi="Times New Roman" w:cs="Times New Roman"/>
        </w:rPr>
        <w:t>DIC</w:t>
      </w:r>
      <w:r>
        <w:rPr>
          <w:rFonts w:ascii="Times New Roman" w:eastAsia="FangSong" w:hAnsi="Times New Roman" w:cs="Times New Roman"/>
        </w:rPr>
        <w:t>）。</w:t>
      </w:r>
    </w:p>
    <w:p w14:paraId="66F3ACB0"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社会保障登记：在雇用第一个雇员后</w:t>
      </w:r>
      <w:r>
        <w:rPr>
          <w:rFonts w:ascii="Times New Roman" w:eastAsia="FangSong" w:hAnsi="Times New Roman" w:cs="Times New Roman"/>
        </w:rPr>
        <w:t>8</w:t>
      </w:r>
      <w:r>
        <w:rPr>
          <w:rFonts w:ascii="Times New Roman" w:eastAsia="FangSong" w:hAnsi="Times New Roman" w:cs="Times New Roman"/>
        </w:rPr>
        <w:t>日内在当地社会保障局办理雇主和雇员的社会保障登记。</w:t>
      </w:r>
    </w:p>
    <w:p w14:paraId="5AF4BC0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lastRenderedPageBreak/>
        <w:t>健康保险登记：在雇用第一个雇员后</w:t>
      </w:r>
      <w:r>
        <w:rPr>
          <w:rFonts w:ascii="Times New Roman" w:eastAsia="FangSong" w:hAnsi="Times New Roman" w:cs="Times New Roman"/>
        </w:rPr>
        <w:t>8</w:t>
      </w:r>
      <w:r>
        <w:rPr>
          <w:rFonts w:ascii="Times New Roman" w:eastAsia="FangSong" w:hAnsi="Times New Roman" w:cs="Times New Roman"/>
        </w:rPr>
        <w:t>日内在选定健康保险公司办理雇主和雇员的健康保险登记。</w:t>
      </w:r>
    </w:p>
    <w:p w14:paraId="70CEDE7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劳动用工登记：企业获准注册后，尽快在当地劳动局办理劳动用工登记，报告已签订劳动合同雇员人数。</w:t>
      </w:r>
    </w:p>
    <w:p w14:paraId="047B4ABB"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刻制公司印章：印章须刻有公司名称、地址、企业注册号（</w:t>
      </w:r>
      <w:r>
        <w:rPr>
          <w:rFonts w:ascii="Times New Roman" w:eastAsia="FangSong" w:hAnsi="Times New Roman" w:cs="Times New Roman"/>
        </w:rPr>
        <w:t>ICO</w:t>
      </w:r>
      <w:r>
        <w:rPr>
          <w:rFonts w:ascii="Times New Roman" w:eastAsia="FangSong" w:hAnsi="Times New Roman" w:cs="Times New Roman"/>
        </w:rPr>
        <w:t>）和税务注册号（</w:t>
      </w:r>
      <w:r>
        <w:rPr>
          <w:rFonts w:ascii="Times New Roman" w:eastAsia="FangSong" w:hAnsi="Times New Roman" w:cs="Times New Roman"/>
        </w:rPr>
        <w:t>DIC</w:t>
      </w:r>
      <w:r>
        <w:rPr>
          <w:rFonts w:ascii="Times New Roman" w:eastAsia="FangSong" w:hAnsi="Times New Roman" w:cs="Times New Roman"/>
        </w:rPr>
        <w:t>）。</w:t>
      </w:r>
    </w:p>
    <w:p w14:paraId="7E77281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审计要求：股份公司达到以下</w:t>
      </w:r>
      <w:r>
        <w:rPr>
          <w:rFonts w:ascii="Times New Roman" w:eastAsia="FangSong" w:hAnsi="Times New Roman" w:cs="Times New Roman"/>
        </w:rPr>
        <w:t>3</w:t>
      </w:r>
      <w:r>
        <w:rPr>
          <w:rFonts w:ascii="Times New Roman" w:eastAsia="FangSong" w:hAnsi="Times New Roman" w:cs="Times New Roman"/>
        </w:rPr>
        <w:t>个条件之一、有限责任公司达到其中任何两个条件的，须在下一年度进行审计：</w:t>
      </w:r>
      <w:r>
        <w:rPr>
          <w:rFonts w:ascii="Times New Roman" w:eastAsia="FangSong" w:hAnsi="Times New Roman" w:cs="Times New Roman" w:hint="eastAsia"/>
        </w:rPr>
        <w:t>（</w:t>
      </w:r>
      <w:r>
        <w:rPr>
          <w:rFonts w:ascii="Times New Roman" w:eastAsia="FangSong" w:hAnsi="Times New Roman" w:cs="Times New Roman" w:hint="eastAsia"/>
        </w:rPr>
        <w:t>1</w:t>
      </w:r>
      <w:r>
        <w:rPr>
          <w:rFonts w:ascii="Times New Roman" w:eastAsia="FangSong" w:hAnsi="Times New Roman" w:cs="Times New Roman" w:hint="eastAsia"/>
        </w:rPr>
        <w:t>）</w:t>
      </w:r>
      <w:r>
        <w:rPr>
          <w:rFonts w:ascii="Times New Roman" w:eastAsia="FangSong" w:hAnsi="Times New Roman" w:cs="Times New Roman"/>
        </w:rPr>
        <w:t>资产负债表总额超过</w:t>
      </w:r>
      <w:r>
        <w:rPr>
          <w:rFonts w:ascii="Times New Roman" w:eastAsia="FangSong" w:hAnsi="Times New Roman" w:cs="Times New Roman"/>
        </w:rPr>
        <w:t>4000</w:t>
      </w:r>
      <w:r>
        <w:rPr>
          <w:rFonts w:ascii="Times New Roman" w:eastAsia="FangSong" w:hAnsi="Times New Roman" w:cs="Times New Roman"/>
        </w:rPr>
        <w:t>万克朗；</w:t>
      </w:r>
      <w:r>
        <w:rPr>
          <w:rFonts w:ascii="Times New Roman" w:eastAsia="FangSong" w:hAnsi="Times New Roman" w:cs="Times New Roman" w:hint="eastAsia"/>
        </w:rPr>
        <w:t>（</w:t>
      </w:r>
      <w:r>
        <w:rPr>
          <w:rFonts w:ascii="Times New Roman" w:eastAsia="FangSong" w:hAnsi="Times New Roman" w:cs="Times New Roman" w:hint="eastAsia"/>
        </w:rPr>
        <w:t>2</w:t>
      </w:r>
      <w:r>
        <w:rPr>
          <w:rFonts w:ascii="Times New Roman" w:eastAsia="FangSong" w:hAnsi="Times New Roman" w:cs="Times New Roman" w:hint="eastAsia"/>
        </w:rPr>
        <w:t>）</w:t>
      </w:r>
      <w:r>
        <w:rPr>
          <w:rFonts w:ascii="Times New Roman" w:eastAsia="FangSong" w:hAnsi="Times New Roman" w:cs="Times New Roman"/>
        </w:rPr>
        <w:t>年净营业额超过</w:t>
      </w:r>
      <w:r>
        <w:rPr>
          <w:rFonts w:ascii="Times New Roman" w:eastAsia="FangSong" w:hAnsi="Times New Roman" w:cs="Times New Roman"/>
        </w:rPr>
        <w:t>8000</w:t>
      </w:r>
      <w:r>
        <w:rPr>
          <w:rFonts w:ascii="Times New Roman" w:eastAsia="FangSong" w:hAnsi="Times New Roman" w:cs="Times New Roman"/>
        </w:rPr>
        <w:t>万克朗；</w:t>
      </w:r>
      <w:r>
        <w:rPr>
          <w:rFonts w:ascii="Times New Roman" w:eastAsia="FangSong" w:hAnsi="Times New Roman" w:cs="Times New Roman" w:hint="eastAsia"/>
        </w:rPr>
        <w:t>（</w:t>
      </w:r>
      <w:r>
        <w:rPr>
          <w:rFonts w:ascii="Times New Roman" w:eastAsia="FangSong" w:hAnsi="Times New Roman" w:cs="Times New Roman" w:hint="eastAsia"/>
        </w:rPr>
        <w:t>3</w:t>
      </w:r>
      <w:r>
        <w:rPr>
          <w:rFonts w:ascii="Times New Roman" w:eastAsia="FangSong" w:hAnsi="Times New Roman" w:cs="Times New Roman" w:hint="eastAsia"/>
        </w:rPr>
        <w:t>）</w:t>
      </w:r>
      <w:r>
        <w:rPr>
          <w:rFonts w:ascii="Times New Roman" w:eastAsia="FangSong" w:hAnsi="Times New Roman" w:cs="Times New Roman"/>
        </w:rPr>
        <w:t>员工平均人数超过</w:t>
      </w:r>
      <w:r>
        <w:rPr>
          <w:rFonts w:ascii="Times New Roman" w:eastAsia="FangSong" w:hAnsi="Times New Roman" w:cs="Times New Roman"/>
        </w:rPr>
        <w:t>50</w:t>
      </w:r>
      <w:r>
        <w:rPr>
          <w:rFonts w:ascii="Times New Roman" w:eastAsia="FangSong" w:hAnsi="Times New Roman" w:cs="Times New Roman"/>
        </w:rPr>
        <w:t>人。</w:t>
      </w:r>
    </w:p>
    <w:p w14:paraId="5EB30FF7"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所有法人企业每年须向注册法院企业注册处提交电子财务报表。须依法进行法定审计的企业必须准备年报。</w:t>
      </w:r>
    </w:p>
    <w:p w14:paraId="15997EAB" w14:textId="77777777" w:rsidR="001B55E6" w:rsidRDefault="001B55E6">
      <w:pPr>
        <w:spacing w:beforeLines="50" w:before="211" w:afterLines="50" w:after="211" w:line="500" w:lineRule="exact"/>
        <w:rPr>
          <w:rFonts w:ascii="Times New Roman" w:eastAsia="FangSong" w:hAnsi="Times New Roman" w:cs="Times New Roman"/>
        </w:rPr>
      </w:pPr>
    </w:p>
    <w:p w14:paraId="01C5DBB5" w14:textId="77777777" w:rsidR="001B55E6" w:rsidRDefault="00000000">
      <w:pPr>
        <w:pStyle w:val="1"/>
      </w:pPr>
      <w:r>
        <w:t>企业税收</w:t>
      </w:r>
    </w:p>
    <w:p w14:paraId="1E8A5160" w14:textId="77777777" w:rsidR="001B55E6" w:rsidRDefault="00000000">
      <w:pPr>
        <w:pStyle w:val="2"/>
        <w:numPr>
          <w:ilvl w:val="0"/>
          <w:numId w:val="4"/>
        </w:numPr>
      </w:pPr>
      <w:r>
        <w:t>税收体系和制度</w:t>
      </w:r>
    </w:p>
    <w:p w14:paraId="002341CE"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税务体系已基本同欧盟发达国家税务体系接轨，有关法律健全，透明统一，税赋较低。捷克主要税种有自然人所得税、企业法人所得税、增值税、消费税、道路税、能源税、不动产税、遗产税等。捷克实行属地税制与属人税制相结合的税收制度。</w:t>
      </w:r>
    </w:p>
    <w:p w14:paraId="14C7F048"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的纳税期通常按日历年计算，也允许按财年计算，但必须事先向主管税务局书面报告并征得同意。企业和个人纳税人都必须在法定报税最后期限之前向当地主管税务局提交年度报税表，清缴当期应缴税款。年度报税的最后期限一般为次年</w:t>
      </w:r>
      <w:r>
        <w:rPr>
          <w:rFonts w:ascii="Times New Roman" w:eastAsia="FangSong" w:hAnsi="Times New Roman" w:cs="Times New Roman"/>
        </w:rPr>
        <w:t>3</w:t>
      </w:r>
      <w:r>
        <w:rPr>
          <w:rFonts w:ascii="Times New Roman" w:eastAsia="FangSong" w:hAnsi="Times New Roman" w:cs="Times New Roman"/>
        </w:rPr>
        <w:t>月</w:t>
      </w:r>
      <w:r>
        <w:rPr>
          <w:rFonts w:ascii="Times New Roman" w:eastAsia="FangSong" w:hAnsi="Times New Roman" w:cs="Times New Roman"/>
        </w:rPr>
        <w:t>31</w:t>
      </w:r>
      <w:r>
        <w:rPr>
          <w:rFonts w:ascii="Times New Roman" w:eastAsia="FangSong" w:hAnsi="Times New Roman" w:cs="Times New Roman"/>
        </w:rPr>
        <w:t>日。</w:t>
      </w:r>
    </w:p>
    <w:p w14:paraId="5559A850" w14:textId="77777777" w:rsidR="001B55E6" w:rsidRDefault="00000000">
      <w:pPr>
        <w:pStyle w:val="2"/>
      </w:pPr>
      <w:r>
        <w:lastRenderedPageBreak/>
        <w:t>主要税赋和税率</w:t>
      </w:r>
    </w:p>
    <w:p w14:paraId="2EC51CD5"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企业所得税：</w:t>
      </w:r>
      <w:r>
        <w:rPr>
          <w:rFonts w:ascii="Times New Roman" w:eastAsia="FangSong" w:hAnsi="Times New Roman" w:cs="Times New Roman"/>
        </w:rPr>
        <w:t>2024</w:t>
      </w:r>
      <w:r>
        <w:rPr>
          <w:rFonts w:ascii="Times New Roman" w:eastAsia="FangSong" w:hAnsi="Times New Roman" w:cs="Times New Roman"/>
        </w:rPr>
        <w:t>年</w:t>
      </w:r>
      <w:r>
        <w:rPr>
          <w:rFonts w:ascii="Times New Roman" w:eastAsia="FangSong" w:hAnsi="Times New Roman" w:cs="Times New Roman"/>
        </w:rPr>
        <w:t>1</w:t>
      </w:r>
      <w:r>
        <w:rPr>
          <w:rFonts w:ascii="Times New Roman" w:eastAsia="FangSong" w:hAnsi="Times New Roman" w:cs="Times New Roman"/>
        </w:rPr>
        <w:t>月</w:t>
      </w:r>
      <w:r>
        <w:rPr>
          <w:rFonts w:ascii="Times New Roman" w:eastAsia="FangSong" w:hAnsi="Times New Roman" w:cs="Times New Roman"/>
        </w:rPr>
        <w:t>1</w:t>
      </w:r>
      <w:r>
        <w:rPr>
          <w:rFonts w:ascii="Times New Roman" w:eastAsia="FangSong" w:hAnsi="Times New Roman" w:cs="Times New Roman"/>
        </w:rPr>
        <w:t>日起，企业所得税的标准税率为</w:t>
      </w:r>
      <w:r>
        <w:rPr>
          <w:rFonts w:ascii="Times New Roman" w:eastAsia="FangSong" w:hAnsi="Times New Roman" w:cs="Times New Roman"/>
        </w:rPr>
        <w:t>21%</w:t>
      </w:r>
      <w:r>
        <w:rPr>
          <w:rFonts w:ascii="Times New Roman" w:eastAsia="FangSong" w:hAnsi="Times New Roman" w:cs="Times New Roman"/>
        </w:rPr>
        <w:t>。投资基金、风险投资基金所得税税率为</w:t>
      </w:r>
      <w:r>
        <w:rPr>
          <w:rFonts w:ascii="Times New Roman" w:eastAsia="FangSong" w:hAnsi="Times New Roman" w:cs="Times New Roman"/>
        </w:rPr>
        <w:t>5%</w:t>
      </w:r>
      <w:r>
        <w:rPr>
          <w:rFonts w:ascii="Times New Roman" w:eastAsia="FangSong" w:hAnsi="Times New Roman" w:cs="Times New Roman"/>
        </w:rPr>
        <w:t>，养老基金适用税率为</w:t>
      </w:r>
      <w:r>
        <w:rPr>
          <w:rFonts w:ascii="Times New Roman" w:eastAsia="FangSong" w:hAnsi="Times New Roman" w:cs="Times New Roman"/>
        </w:rPr>
        <w:t>0%</w:t>
      </w:r>
      <w:r>
        <w:rPr>
          <w:rFonts w:ascii="Times New Roman" w:eastAsia="FangSong" w:hAnsi="Times New Roman" w:cs="Times New Roman"/>
        </w:rPr>
        <w:t>。</w:t>
      </w:r>
    </w:p>
    <w:p w14:paraId="420B82C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个人所得税：税率为</w:t>
      </w:r>
      <w:r>
        <w:rPr>
          <w:rFonts w:ascii="Times New Roman" w:eastAsia="FangSong" w:hAnsi="Times New Roman" w:cs="Times New Roman"/>
        </w:rPr>
        <w:t>15%</w:t>
      </w:r>
      <w:r>
        <w:rPr>
          <w:rFonts w:ascii="Times New Roman" w:eastAsia="FangSong" w:hAnsi="Times New Roman" w:cs="Times New Roman"/>
        </w:rPr>
        <w:t>和</w:t>
      </w:r>
      <w:r>
        <w:rPr>
          <w:rFonts w:ascii="Times New Roman" w:eastAsia="FangSong" w:hAnsi="Times New Roman" w:cs="Times New Roman"/>
        </w:rPr>
        <w:t>23%</w:t>
      </w:r>
      <w:r>
        <w:rPr>
          <w:rFonts w:ascii="Times New Roman" w:eastAsia="FangSong" w:hAnsi="Times New Roman" w:cs="Times New Roman"/>
        </w:rPr>
        <w:t>，如果应纳税所得额超过一定阈值（</w:t>
      </w:r>
      <w:r>
        <w:rPr>
          <w:rFonts w:ascii="Times New Roman" w:eastAsia="FangSong" w:hAnsi="Times New Roman" w:cs="Times New Roman"/>
        </w:rPr>
        <w:t>2024</w:t>
      </w:r>
      <w:r>
        <w:rPr>
          <w:rFonts w:ascii="Times New Roman" w:eastAsia="FangSong" w:hAnsi="Times New Roman" w:cs="Times New Roman"/>
        </w:rPr>
        <w:t>年为</w:t>
      </w:r>
      <w:r>
        <w:rPr>
          <w:rFonts w:ascii="Times New Roman" w:eastAsia="FangSong" w:hAnsi="Times New Roman" w:cs="Times New Roman"/>
        </w:rPr>
        <w:t>1,676,052</w:t>
      </w:r>
      <w:r>
        <w:rPr>
          <w:rFonts w:ascii="Times New Roman" w:eastAsia="FangSong" w:hAnsi="Times New Roman" w:cs="Times New Roman"/>
        </w:rPr>
        <w:t>克朗），则适用</w:t>
      </w:r>
      <w:r>
        <w:rPr>
          <w:rFonts w:ascii="Times New Roman" w:eastAsia="FangSong" w:hAnsi="Times New Roman" w:cs="Times New Roman"/>
        </w:rPr>
        <w:t>23%</w:t>
      </w:r>
      <w:r>
        <w:rPr>
          <w:rFonts w:ascii="Times New Roman" w:eastAsia="FangSong" w:hAnsi="Times New Roman" w:cs="Times New Roman"/>
        </w:rPr>
        <w:t>税率。</w:t>
      </w:r>
    </w:p>
    <w:p w14:paraId="0911521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增值税：</w:t>
      </w:r>
      <w:r>
        <w:rPr>
          <w:rFonts w:ascii="Times New Roman" w:eastAsia="FangSong" w:hAnsi="Times New Roman" w:cs="Times New Roman"/>
        </w:rPr>
        <w:t>2024</w:t>
      </w:r>
      <w:r>
        <w:rPr>
          <w:rFonts w:ascii="Times New Roman" w:eastAsia="FangSong" w:hAnsi="Times New Roman" w:cs="Times New Roman"/>
        </w:rPr>
        <w:t>年</w:t>
      </w:r>
      <w:r>
        <w:rPr>
          <w:rFonts w:ascii="Times New Roman" w:eastAsia="FangSong" w:hAnsi="Times New Roman" w:cs="Times New Roman"/>
        </w:rPr>
        <w:t>1</w:t>
      </w:r>
      <w:r>
        <w:rPr>
          <w:rFonts w:ascii="Times New Roman" w:eastAsia="FangSong" w:hAnsi="Times New Roman" w:cs="Times New Roman"/>
        </w:rPr>
        <w:t>月</w:t>
      </w:r>
      <w:r>
        <w:rPr>
          <w:rFonts w:ascii="Times New Roman" w:eastAsia="FangSong" w:hAnsi="Times New Roman" w:cs="Times New Roman"/>
        </w:rPr>
        <w:t>1</w:t>
      </w:r>
      <w:r>
        <w:rPr>
          <w:rFonts w:ascii="Times New Roman" w:eastAsia="FangSong" w:hAnsi="Times New Roman" w:cs="Times New Roman"/>
        </w:rPr>
        <w:t>日起，由原来的</w:t>
      </w:r>
      <w:r>
        <w:rPr>
          <w:rFonts w:ascii="Times New Roman" w:eastAsia="FangSong" w:hAnsi="Times New Roman" w:cs="Times New Roman"/>
        </w:rPr>
        <w:t>10%</w:t>
      </w:r>
      <w:r>
        <w:rPr>
          <w:rFonts w:ascii="Times New Roman" w:eastAsia="FangSong" w:hAnsi="Times New Roman" w:cs="Times New Roman"/>
        </w:rPr>
        <w:t>、</w:t>
      </w:r>
      <w:r>
        <w:rPr>
          <w:rFonts w:ascii="Times New Roman" w:eastAsia="FangSong" w:hAnsi="Times New Roman" w:cs="Times New Roman"/>
        </w:rPr>
        <w:t>15%</w:t>
      </w:r>
      <w:r>
        <w:rPr>
          <w:rFonts w:ascii="Times New Roman" w:eastAsia="FangSong" w:hAnsi="Times New Roman" w:cs="Times New Roman"/>
        </w:rPr>
        <w:t>和</w:t>
      </w:r>
      <w:r>
        <w:rPr>
          <w:rFonts w:ascii="Times New Roman" w:eastAsia="FangSong" w:hAnsi="Times New Roman" w:cs="Times New Roman"/>
        </w:rPr>
        <w:t>21%</w:t>
      </w:r>
      <w:r>
        <w:rPr>
          <w:rFonts w:ascii="Times New Roman" w:eastAsia="FangSong" w:hAnsi="Times New Roman" w:cs="Times New Roman"/>
        </w:rPr>
        <w:t>三档税率简化至</w:t>
      </w:r>
      <w:r>
        <w:rPr>
          <w:rFonts w:ascii="Times New Roman" w:eastAsia="FangSong" w:hAnsi="Times New Roman" w:cs="Times New Roman"/>
        </w:rPr>
        <w:t>12%</w:t>
      </w:r>
      <w:r>
        <w:rPr>
          <w:rFonts w:ascii="Times New Roman" w:eastAsia="FangSong" w:hAnsi="Times New Roman" w:cs="Times New Roman"/>
        </w:rPr>
        <w:t>和</w:t>
      </w:r>
      <w:r>
        <w:rPr>
          <w:rFonts w:ascii="Times New Roman" w:eastAsia="FangSong" w:hAnsi="Times New Roman" w:cs="Times New Roman"/>
        </w:rPr>
        <w:t>21%</w:t>
      </w:r>
      <w:r>
        <w:rPr>
          <w:rFonts w:ascii="Times New Roman" w:eastAsia="FangSong" w:hAnsi="Times New Roman" w:cs="Times New Roman"/>
        </w:rPr>
        <w:t>两档税率。一般商品和服务标准税率为</w:t>
      </w:r>
      <w:r>
        <w:rPr>
          <w:rFonts w:ascii="Times New Roman" w:eastAsia="FangSong" w:hAnsi="Times New Roman" w:cs="Times New Roman"/>
        </w:rPr>
        <w:t>21%</w:t>
      </w:r>
      <w:r>
        <w:rPr>
          <w:rFonts w:ascii="Times New Roman" w:eastAsia="FangSong" w:hAnsi="Times New Roman" w:cs="Times New Roman"/>
        </w:rPr>
        <w:t>；对食品、药品、特殊保健产品、住宿和餐饮服务、冷热供应、供水及污水处理服务、建筑等征收</w:t>
      </w:r>
      <w:r>
        <w:rPr>
          <w:rFonts w:ascii="Times New Roman" w:eastAsia="FangSong" w:hAnsi="Times New Roman" w:cs="Times New Roman"/>
        </w:rPr>
        <w:t>12%</w:t>
      </w:r>
      <w:r>
        <w:rPr>
          <w:rFonts w:ascii="Times New Roman" w:eastAsia="FangSong" w:hAnsi="Times New Roman" w:cs="Times New Roman"/>
        </w:rPr>
        <w:t>的低档税率，对图书免征增值税。</w:t>
      </w:r>
    </w:p>
    <w:p w14:paraId="7F7FEBA8"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消费税：对石油及石油衍生物、酒精（含烈性酒）、啤酒、葡萄酒及其中间体、烟草等征消费税。</w:t>
      </w:r>
    </w:p>
    <w:p w14:paraId="052E98E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道路税：对商用车辆采取定额征税，小车征收</w:t>
      </w:r>
      <w:r>
        <w:rPr>
          <w:rFonts w:ascii="Times New Roman" w:eastAsia="FangSong" w:hAnsi="Times New Roman" w:cs="Times New Roman"/>
        </w:rPr>
        <w:t>1200-4200</w:t>
      </w:r>
      <w:r>
        <w:rPr>
          <w:rFonts w:ascii="Times New Roman" w:eastAsia="FangSong" w:hAnsi="Times New Roman" w:cs="Times New Roman"/>
        </w:rPr>
        <w:t>克朗，卡车征收</w:t>
      </w:r>
      <w:r>
        <w:rPr>
          <w:rFonts w:ascii="Times New Roman" w:eastAsia="FangSong" w:hAnsi="Times New Roman" w:cs="Times New Roman"/>
        </w:rPr>
        <w:t>1800-50400</w:t>
      </w:r>
      <w:r>
        <w:rPr>
          <w:rFonts w:ascii="Times New Roman" w:eastAsia="FangSong" w:hAnsi="Times New Roman" w:cs="Times New Roman"/>
        </w:rPr>
        <w:t>克朗。私人汽车免缴道路税，但需缴纳高速公路通行费。</w:t>
      </w:r>
    </w:p>
    <w:p w14:paraId="01E65FD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房地产税和房地产交易税：房地产税包括土地税和房产税，每年由土地或房产的所有者支付。房地产交易税率为</w:t>
      </w:r>
      <w:r>
        <w:rPr>
          <w:rFonts w:ascii="Times New Roman" w:eastAsia="FangSong" w:hAnsi="Times New Roman" w:cs="Times New Roman"/>
        </w:rPr>
        <w:t>3%</w:t>
      </w:r>
      <w:r>
        <w:rPr>
          <w:rFonts w:ascii="Times New Roman" w:eastAsia="FangSong" w:hAnsi="Times New Roman" w:cs="Times New Roman"/>
        </w:rPr>
        <w:t>，通常由卖方承担。</w:t>
      </w:r>
    </w:p>
    <w:p w14:paraId="3D485273"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遗产税和赠予税：均于</w:t>
      </w:r>
      <w:r>
        <w:rPr>
          <w:rFonts w:ascii="Times New Roman" w:eastAsia="FangSong" w:hAnsi="Times New Roman" w:cs="Times New Roman"/>
        </w:rPr>
        <w:t>2014</w:t>
      </w:r>
      <w:r>
        <w:rPr>
          <w:rFonts w:ascii="Times New Roman" w:eastAsia="FangSong" w:hAnsi="Times New Roman" w:cs="Times New Roman"/>
        </w:rPr>
        <w:t>年废除，并入所得税。遗产继承免征所得税；赠予作为普通收入征税，自</w:t>
      </w:r>
      <w:r>
        <w:rPr>
          <w:rFonts w:ascii="Times New Roman" w:eastAsia="FangSong" w:hAnsi="Times New Roman" w:cs="Times New Roman"/>
        </w:rPr>
        <w:t>2024</w:t>
      </w:r>
      <w:r>
        <w:rPr>
          <w:rFonts w:ascii="Times New Roman" w:eastAsia="FangSong" w:hAnsi="Times New Roman" w:cs="Times New Roman"/>
        </w:rPr>
        <w:t>年起免税门槛为</w:t>
      </w:r>
      <w:r>
        <w:rPr>
          <w:rFonts w:ascii="Times New Roman" w:eastAsia="FangSong" w:hAnsi="Times New Roman" w:cs="Times New Roman"/>
        </w:rPr>
        <w:t>5</w:t>
      </w:r>
      <w:r>
        <w:rPr>
          <w:rFonts w:ascii="Times New Roman" w:eastAsia="FangSong" w:hAnsi="Times New Roman" w:cs="Times New Roman"/>
        </w:rPr>
        <w:t>万克朗以下。</w:t>
      </w:r>
    </w:p>
    <w:p w14:paraId="1E1AAFB5"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能源税：对供电、供气和供固体燃料的企业开征能源税。电的税额为</w:t>
      </w:r>
      <w:r>
        <w:rPr>
          <w:rFonts w:ascii="Times New Roman" w:eastAsia="FangSong" w:hAnsi="Times New Roman" w:cs="Times New Roman"/>
        </w:rPr>
        <w:t>28.3</w:t>
      </w:r>
      <w:r>
        <w:rPr>
          <w:rFonts w:ascii="Times New Roman" w:eastAsia="FangSong" w:hAnsi="Times New Roman" w:cs="Times New Roman"/>
        </w:rPr>
        <w:t>克朗</w:t>
      </w:r>
      <w:r>
        <w:rPr>
          <w:rFonts w:ascii="Times New Roman" w:eastAsia="FangSong" w:hAnsi="Times New Roman" w:cs="Times New Roman"/>
        </w:rPr>
        <w:t>/</w:t>
      </w:r>
      <w:r>
        <w:rPr>
          <w:rFonts w:ascii="Times New Roman" w:eastAsia="FangSong" w:hAnsi="Times New Roman" w:cs="Times New Roman"/>
        </w:rPr>
        <w:t>兆瓦时，固体燃料的税额为</w:t>
      </w:r>
      <w:r>
        <w:rPr>
          <w:rFonts w:ascii="Times New Roman" w:eastAsia="FangSong" w:hAnsi="Times New Roman" w:cs="Times New Roman"/>
        </w:rPr>
        <w:t>8.5</w:t>
      </w:r>
      <w:r>
        <w:rPr>
          <w:rFonts w:ascii="Times New Roman" w:eastAsia="FangSong" w:hAnsi="Times New Roman" w:cs="Times New Roman"/>
        </w:rPr>
        <w:t>克朗</w:t>
      </w:r>
      <w:r>
        <w:rPr>
          <w:rFonts w:ascii="Times New Roman" w:eastAsia="FangSong" w:hAnsi="Times New Roman" w:cs="Times New Roman"/>
        </w:rPr>
        <w:t>/</w:t>
      </w:r>
      <w:r>
        <w:rPr>
          <w:rFonts w:ascii="Times New Roman" w:eastAsia="FangSong" w:hAnsi="Times New Roman" w:cs="Times New Roman"/>
        </w:rPr>
        <w:t>千兆焦。</w:t>
      </w:r>
    </w:p>
    <w:p w14:paraId="4D3E867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社保费：雇员总计缴纳工资总额的</w:t>
      </w:r>
      <w:r>
        <w:rPr>
          <w:rFonts w:ascii="Times New Roman" w:eastAsia="FangSong" w:hAnsi="Times New Roman" w:cs="Times New Roman"/>
        </w:rPr>
        <w:t>11.6%</w:t>
      </w:r>
      <w:r>
        <w:rPr>
          <w:rFonts w:ascii="Times New Roman" w:eastAsia="FangSong" w:hAnsi="Times New Roman" w:cs="Times New Roman"/>
        </w:rPr>
        <w:t>（养老保险</w:t>
      </w:r>
      <w:r>
        <w:rPr>
          <w:rFonts w:ascii="Times New Roman" w:eastAsia="FangSong" w:hAnsi="Times New Roman" w:cs="Times New Roman"/>
        </w:rPr>
        <w:t>6.5%</w:t>
      </w:r>
      <w:r>
        <w:rPr>
          <w:rFonts w:ascii="Times New Roman" w:eastAsia="FangSong" w:hAnsi="Times New Roman" w:cs="Times New Roman"/>
        </w:rPr>
        <w:t>、健康保险</w:t>
      </w:r>
      <w:r>
        <w:rPr>
          <w:rFonts w:ascii="Times New Roman" w:eastAsia="FangSong" w:hAnsi="Times New Roman" w:cs="Times New Roman"/>
        </w:rPr>
        <w:t>4.5%</w:t>
      </w:r>
      <w:r>
        <w:rPr>
          <w:rFonts w:ascii="Times New Roman" w:eastAsia="FangSong" w:hAnsi="Times New Roman" w:cs="Times New Roman"/>
        </w:rPr>
        <w:t>、疾病保险</w:t>
      </w:r>
      <w:r>
        <w:rPr>
          <w:rFonts w:ascii="Times New Roman" w:eastAsia="FangSong" w:hAnsi="Times New Roman" w:cs="Times New Roman"/>
        </w:rPr>
        <w:t>0.6%</w:t>
      </w:r>
      <w:r>
        <w:rPr>
          <w:rFonts w:ascii="Times New Roman" w:eastAsia="FangSong" w:hAnsi="Times New Roman" w:cs="Times New Roman"/>
        </w:rPr>
        <w:t>），雇主总计缴纳</w:t>
      </w:r>
      <w:r>
        <w:rPr>
          <w:rFonts w:ascii="Times New Roman" w:eastAsia="FangSong" w:hAnsi="Times New Roman" w:cs="Times New Roman"/>
        </w:rPr>
        <w:t>33.8%</w:t>
      </w:r>
      <w:r>
        <w:rPr>
          <w:rFonts w:ascii="Times New Roman" w:eastAsia="FangSong" w:hAnsi="Times New Roman" w:cs="Times New Roman"/>
        </w:rPr>
        <w:t>（养老保险</w:t>
      </w:r>
      <w:r>
        <w:rPr>
          <w:rFonts w:ascii="Times New Roman" w:eastAsia="FangSong" w:hAnsi="Times New Roman" w:cs="Times New Roman"/>
        </w:rPr>
        <w:t>21.5%</w:t>
      </w:r>
      <w:r>
        <w:rPr>
          <w:rFonts w:ascii="Times New Roman" w:eastAsia="FangSong" w:hAnsi="Times New Roman" w:cs="Times New Roman"/>
        </w:rPr>
        <w:t>、健康保险</w:t>
      </w:r>
      <w:r>
        <w:rPr>
          <w:rFonts w:ascii="Times New Roman" w:eastAsia="FangSong" w:hAnsi="Times New Roman" w:cs="Times New Roman"/>
        </w:rPr>
        <w:t>9%</w:t>
      </w:r>
      <w:r>
        <w:rPr>
          <w:rFonts w:ascii="Times New Roman" w:eastAsia="FangSong" w:hAnsi="Times New Roman" w:cs="Times New Roman"/>
        </w:rPr>
        <w:t>、疾病保险</w:t>
      </w:r>
      <w:r>
        <w:rPr>
          <w:rFonts w:ascii="Times New Roman" w:eastAsia="FangSong" w:hAnsi="Times New Roman" w:cs="Times New Roman"/>
        </w:rPr>
        <w:t>2.1%</w:t>
      </w:r>
      <w:r>
        <w:rPr>
          <w:rFonts w:ascii="Times New Roman" w:eastAsia="FangSong" w:hAnsi="Times New Roman" w:cs="Times New Roman"/>
        </w:rPr>
        <w:t>、失业保险</w:t>
      </w:r>
      <w:r>
        <w:rPr>
          <w:rFonts w:ascii="Times New Roman" w:eastAsia="FangSong" w:hAnsi="Times New Roman" w:cs="Times New Roman"/>
        </w:rPr>
        <w:t>1.2%</w:t>
      </w:r>
      <w:r>
        <w:rPr>
          <w:rFonts w:ascii="Times New Roman" w:eastAsia="FangSong" w:hAnsi="Times New Roman" w:cs="Times New Roman"/>
        </w:rPr>
        <w:t>）。</w:t>
      </w:r>
    </w:p>
    <w:p w14:paraId="60E32A74" w14:textId="77777777" w:rsidR="001B55E6" w:rsidRDefault="001B55E6">
      <w:pPr>
        <w:spacing w:beforeLines="50" w:before="211" w:afterLines="50" w:after="211" w:line="500" w:lineRule="exact"/>
        <w:rPr>
          <w:rFonts w:ascii="Times New Roman" w:eastAsia="FangSong" w:hAnsi="Times New Roman" w:cs="Times New Roman"/>
        </w:rPr>
      </w:pPr>
    </w:p>
    <w:p w14:paraId="05E0A0E6" w14:textId="77777777" w:rsidR="001B55E6" w:rsidRDefault="00000000">
      <w:pPr>
        <w:pStyle w:val="1"/>
      </w:pPr>
      <w:r>
        <w:t>劳动就业法规</w:t>
      </w:r>
    </w:p>
    <w:p w14:paraId="15895B98" w14:textId="77777777" w:rsidR="001B55E6" w:rsidRDefault="00000000">
      <w:pPr>
        <w:pStyle w:val="2"/>
        <w:numPr>
          <w:ilvl w:val="0"/>
          <w:numId w:val="5"/>
        </w:numPr>
      </w:pPr>
      <w:r>
        <w:t>劳工（动）法的核心内容</w:t>
      </w:r>
    </w:p>
    <w:p w14:paraId="70C6C7F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捷克新《劳动法》（</w:t>
      </w:r>
      <w:r>
        <w:rPr>
          <w:rFonts w:ascii="Times New Roman" w:eastAsia="FangSong" w:hAnsi="Times New Roman" w:cs="Times New Roman"/>
        </w:rPr>
        <w:t>No.262/2006 Coll.</w:t>
      </w:r>
      <w:r>
        <w:rPr>
          <w:rFonts w:ascii="Times New Roman" w:eastAsia="FangSong" w:hAnsi="Times New Roman" w:cs="Times New Roman"/>
        </w:rPr>
        <w:t>）于</w:t>
      </w:r>
      <w:r>
        <w:rPr>
          <w:rFonts w:ascii="Times New Roman" w:eastAsia="FangSong" w:hAnsi="Times New Roman" w:cs="Times New Roman"/>
        </w:rPr>
        <w:t>2007</w:t>
      </w:r>
      <w:r>
        <w:rPr>
          <w:rFonts w:ascii="Times New Roman" w:eastAsia="FangSong" w:hAnsi="Times New Roman" w:cs="Times New Roman"/>
        </w:rPr>
        <w:t>年</w:t>
      </w:r>
      <w:r>
        <w:rPr>
          <w:rFonts w:ascii="Times New Roman" w:eastAsia="FangSong" w:hAnsi="Times New Roman" w:cs="Times New Roman"/>
        </w:rPr>
        <w:t>1</w:t>
      </w:r>
      <w:r>
        <w:rPr>
          <w:rFonts w:ascii="Times New Roman" w:eastAsia="FangSong" w:hAnsi="Times New Roman" w:cs="Times New Roman"/>
        </w:rPr>
        <w:t>月生效实施，涵盖雇佣双方在工资、劳动时间、劳动保障与福利、赔偿等方面的一系列权利和义务。法律全文可浏览捷克劳动与社会事务部网站：</w:t>
      </w:r>
      <w:r>
        <w:rPr>
          <w:rFonts w:ascii="Times New Roman" w:eastAsia="FangSong" w:hAnsi="Times New Roman" w:cs="Times New Roman"/>
        </w:rPr>
        <w:t>www.mpsv.cz/en/1609</w:t>
      </w:r>
    </w:p>
    <w:p w14:paraId="5074B4D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劳动合同建立与解除：试用期最多不得超过</w:t>
      </w:r>
      <w:r>
        <w:rPr>
          <w:rFonts w:ascii="Times New Roman" w:eastAsia="FangSong" w:hAnsi="Times New Roman" w:cs="Times New Roman"/>
        </w:rPr>
        <w:t>3</w:t>
      </w:r>
      <w:r>
        <w:rPr>
          <w:rFonts w:ascii="Times New Roman" w:eastAsia="FangSong" w:hAnsi="Times New Roman" w:cs="Times New Roman"/>
        </w:rPr>
        <w:t>个月。解雇费提高至平均月收入的</w:t>
      </w:r>
      <w:r>
        <w:rPr>
          <w:rFonts w:ascii="Times New Roman" w:eastAsia="FangSong" w:hAnsi="Times New Roman" w:cs="Times New Roman"/>
        </w:rPr>
        <w:t>3</w:t>
      </w:r>
      <w:r>
        <w:rPr>
          <w:rFonts w:ascii="Times New Roman" w:eastAsia="FangSong" w:hAnsi="Times New Roman" w:cs="Times New Roman"/>
        </w:rPr>
        <w:t>倍；若雇员因工伤或因从事该职业造成的疾病无法继续在该企业就职，雇主须支付</w:t>
      </w:r>
      <w:r>
        <w:rPr>
          <w:rFonts w:ascii="Times New Roman" w:eastAsia="FangSong" w:hAnsi="Times New Roman" w:cs="Times New Roman"/>
        </w:rPr>
        <w:t>12</w:t>
      </w:r>
      <w:r>
        <w:rPr>
          <w:rFonts w:ascii="Times New Roman" w:eastAsia="FangSong" w:hAnsi="Times New Roman" w:cs="Times New Roman"/>
        </w:rPr>
        <w:t>倍平均月收入作为补偿。废除了雇主在解雇雇员前需为其提供其他工作岗位的义务。</w:t>
      </w:r>
    </w:p>
    <w:p w14:paraId="5D8A280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工作时间和加班：雇员每周工作时间上限为</w:t>
      </w:r>
      <w:r>
        <w:rPr>
          <w:rFonts w:ascii="Times New Roman" w:eastAsia="FangSong" w:hAnsi="Times New Roman" w:cs="Times New Roman"/>
        </w:rPr>
        <w:t>40</w:t>
      </w:r>
      <w:r>
        <w:rPr>
          <w:rFonts w:ascii="Times New Roman" w:eastAsia="FangSong" w:hAnsi="Times New Roman" w:cs="Times New Roman"/>
        </w:rPr>
        <w:t>小时，</w:t>
      </w:r>
      <w:r>
        <w:rPr>
          <w:rFonts w:ascii="Times New Roman" w:eastAsia="FangSong" w:hAnsi="Times New Roman" w:cs="Times New Roman"/>
        </w:rPr>
        <w:t>18</w:t>
      </w:r>
      <w:r>
        <w:rPr>
          <w:rFonts w:ascii="Times New Roman" w:eastAsia="FangSong" w:hAnsi="Times New Roman" w:cs="Times New Roman"/>
        </w:rPr>
        <w:t>岁以下雇员每周工作时间不得超过</w:t>
      </w:r>
      <w:r>
        <w:rPr>
          <w:rFonts w:ascii="Times New Roman" w:eastAsia="FangSong" w:hAnsi="Times New Roman" w:cs="Times New Roman"/>
        </w:rPr>
        <w:t>30</w:t>
      </w:r>
      <w:r>
        <w:rPr>
          <w:rFonts w:ascii="Times New Roman" w:eastAsia="FangSong" w:hAnsi="Times New Roman" w:cs="Times New Roman"/>
        </w:rPr>
        <w:t>小时。每年加班时间不得超过</w:t>
      </w:r>
      <w:r>
        <w:rPr>
          <w:rFonts w:ascii="Times New Roman" w:eastAsia="FangSong" w:hAnsi="Times New Roman" w:cs="Times New Roman"/>
        </w:rPr>
        <w:t>150</w:t>
      </w:r>
      <w:r>
        <w:rPr>
          <w:rFonts w:ascii="Times New Roman" w:eastAsia="FangSong" w:hAnsi="Times New Roman" w:cs="Times New Roman"/>
        </w:rPr>
        <w:t>小时，每周加班时间不得超过</w:t>
      </w:r>
      <w:r>
        <w:rPr>
          <w:rFonts w:ascii="Times New Roman" w:eastAsia="FangSong" w:hAnsi="Times New Roman" w:cs="Times New Roman"/>
        </w:rPr>
        <w:t>8</w:t>
      </w:r>
      <w:r>
        <w:rPr>
          <w:rFonts w:ascii="Times New Roman" w:eastAsia="FangSong" w:hAnsi="Times New Roman" w:cs="Times New Roman"/>
        </w:rPr>
        <w:t>小时（需经雇员同意）。</w:t>
      </w:r>
    </w:p>
    <w:p w14:paraId="6D4CED2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工资和福利：实行</w:t>
      </w:r>
      <w:r>
        <w:rPr>
          <w:rFonts w:ascii="Times New Roman" w:eastAsia="FangSong" w:hAnsi="Times New Roman" w:cs="Times New Roman"/>
        </w:rPr>
        <w:t>“</w:t>
      </w:r>
      <w:r>
        <w:rPr>
          <w:rFonts w:ascii="Times New Roman" w:eastAsia="FangSong" w:hAnsi="Times New Roman" w:cs="Times New Roman"/>
        </w:rPr>
        <w:t>同工同酬，按劳支付</w:t>
      </w:r>
      <w:r>
        <w:rPr>
          <w:rFonts w:ascii="Times New Roman" w:eastAsia="FangSong" w:hAnsi="Times New Roman" w:cs="Times New Roman"/>
        </w:rPr>
        <w:t>”</w:t>
      </w:r>
      <w:r>
        <w:rPr>
          <w:rFonts w:ascii="Times New Roman" w:eastAsia="FangSong" w:hAnsi="Times New Roman" w:cs="Times New Roman"/>
        </w:rPr>
        <w:t>原则。雇员最低月工资不低于</w:t>
      </w:r>
      <w:r>
        <w:rPr>
          <w:rFonts w:ascii="Times New Roman" w:eastAsia="FangSong" w:hAnsi="Times New Roman" w:cs="Times New Roman"/>
        </w:rPr>
        <w:t>14600</w:t>
      </w:r>
      <w:r>
        <w:rPr>
          <w:rFonts w:ascii="Times New Roman" w:eastAsia="FangSong" w:hAnsi="Times New Roman" w:cs="Times New Roman"/>
        </w:rPr>
        <w:t>克朗（约合</w:t>
      </w:r>
      <w:r>
        <w:rPr>
          <w:rFonts w:ascii="Times New Roman" w:eastAsia="FangSong" w:hAnsi="Times New Roman" w:cs="Times New Roman"/>
        </w:rPr>
        <w:t>629</w:t>
      </w:r>
      <w:r>
        <w:rPr>
          <w:rFonts w:ascii="Times New Roman" w:eastAsia="FangSong" w:hAnsi="Times New Roman" w:cs="Times New Roman"/>
        </w:rPr>
        <w:t>美元）。加班支付</w:t>
      </w:r>
      <w:r>
        <w:rPr>
          <w:rFonts w:ascii="Times New Roman" w:eastAsia="FangSong" w:hAnsi="Times New Roman" w:cs="Times New Roman"/>
        </w:rPr>
        <w:t>110%-125%</w:t>
      </w:r>
      <w:r>
        <w:rPr>
          <w:rFonts w:ascii="Times New Roman" w:eastAsia="FangSong" w:hAnsi="Times New Roman" w:cs="Times New Roman"/>
        </w:rPr>
        <w:t>的工资，公共假期加班支付</w:t>
      </w:r>
      <w:r>
        <w:rPr>
          <w:rFonts w:ascii="Times New Roman" w:eastAsia="FangSong" w:hAnsi="Times New Roman" w:cs="Times New Roman"/>
        </w:rPr>
        <w:t>2</w:t>
      </w:r>
      <w:r>
        <w:rPr>
          <w:rFonts w:ascii="Times New Roman" w:eastAsia="FangSong" w:hAnsi="Times New Roman" w:cs="Times New Roman"/>
        </w:rPr>
        <w:t>倍工资。</w:t>
      </w:r>
    </w:p>
    <w:p w14:paraId="1B543FA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社保种类及比例：雇主必须为雇员缴纳法定的各种保险金和强制性的工伤保险，并替政府预扣雇员所得税。保险包括社会保障险（养老保险、疾病险与国家就业政策险）及健康保险，雇主承担</w:t>
      </w:r>
      <w:r>
        <w:rPr>
          <w:rFonts w:ascii="Times New Roman" w:eastAsia="FangSong" w:hAnsi="Times New Roman" w:cs="Times New Roman"/>
        </w:rPr>
        <w:t>34%</w:t>
      </w:r>
      <w:r>
        <w:rPr>
          <w:rFonts w:ascii="Times New Roman" w:eastAsia="FangSong" w:hAnsi="Times New Roman" w:cs="Times New Roman"/>
        </w:rPr>
        <w:t>的比例。</w:t>
      </w:r>
    </w:p>
    <w:p w14:paraId="0A19E38D" w14:textId="77777777" w:rsidR="001B55E6" w:rsidRDefault="00000000">
      <w:pPr>
        <w:pStyle w:val="2"/>
      </w:pPr>
      <w:r>
        <w:t>外国人在当地工作的规定</w:t>
      </w:r>
    </w:p>
    <w:p w14:paraId="630AACC0"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涉及外国人在捷克工作的法律主要是《外国人居留法》和《劳动法》。</w:t>
      </w:r>
    </w:p>
    <w:p w14:paraId="22249FE8"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欧盟成员国、挪威、冰岛、列支敦士登和瑞士等国公民及其家庭成员在捷克工</w:t>
      </w:r>
      <w:r>
        <w:rPr>
          <w:rFonts w:ascii="Times New Roman" w:eastAsia="FangSong" w:hAnsi="Times New Roman" w:cs="Times New Roman"/>
        </w:rPr>
        <w:lastRenderedPageBreak/>
        <w:t>作无需申请工作许可或绿卡。</w:t>
      </w:r>
    </w:p>
    <w:p w14:paraId="008C3246"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其他国家公民在捷克工作必须先向捷克当地劳动局申请工作许可，再凭工作许可和其他相关文件去捷克驻申请人所在国使领馆申办签证。</w:t>
      </w:r>
    </w:p>
    <w:p w14:paraId="1F60577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工作许可分为常规工作许可和工作绿卡两种。担任公司股东、商业合伙人或法人代表职务，或者外国企业根据与捷克企业或自然人协议派到捷克短期工作人员均需办理工作许可。从事多个工作的，必须为每个工作单独申请工作许可。</w:t>
      </w:r>
    </w:p>
    <w:p w14:paraId="3B94E5F3"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2011</w:t>
      </w:r>
      <w:r>
        <w:rPr>
          <w:rFonts w:ascii="Times New Roman" w:eastAsia="FangSong" w:hAnsi="Times New Roman" w:cs="Times New Roman"/>
        </w:rPr>
        <w:t>年</w:t>
      </w:r>
      <w:r>
        <w:rPr>
          <w:rFonts w:ascii="Times New Roman" w:eastAsia="FangSong" w:hAnsi="Times New Roman" w:cs="Times New Roman"/>
        </w:rPr>
        <w:t>1</w:t>
      </w:r>
      <w:r>
        <w:rPr>
          <w:rFonts w:ascii="Times New Roman" w:eastAsia="FangSong" w:hAnsi="Times New Roman" w:cs="Times New Roman"/>
        </w:rPr>
        <w:t>月</w:t>
      </w:r>
      <w:r>
        <w:rPr>
          <w:rFonts w:ascii="Times New Roman" w:eastAsia="FangSong" w:hAnsi="Times New Roman" w:cs="Times New Roman"/>
        </w:rPr>
        <w:t>1</w:t>
      </w:r>
      <w:r>
        <w:rPr>
          <w:rFonts w:ascii="Times New Roman" w:eastAsia="FangSong" w:hAnsi="Times New Roman" w:cs="Times New Roman"/>
        </w:rPr>
        <w:t>日起推出</w:t>
      </w:r>
      <w:r>
        <w:rPr>
          <w:rFonts w:ascii="Times New Roman" w:eastAsia="FangSong" w:hAnsi="Times New Roman" w:cs="Times New Roman"/>
        </w:rPr>
        <w:t>“</w:t>
      </w:r>
      <w:r>
        <w:rPr>
          <w:rFonts w:ascii="Times New Roman" w:eastAsia="FangSong" w:hAnsi="Times New Roman" w:cs="Times New Roman"/>
        </w:rPr>
        <w:t>蓝卡</w:t>
      </w:r>
      <w:r>
        <w:rPr>
          <w:rFonts w:ascii="Times New Roman" w:eastAsia="FangSong" w:hAnsi="Times New Roman" w:cs="Times New Roman"/>
        </w:rPr>
        <w:t>”</w:t>
      </w:r>
      <w:r>
        <w:rPr>
          <w:rFonts w:ascii="Times New Roman" w:eastAsia="FangSong" w:hAnsi="Times New Roman" w:cs="Times New Roman"/>
        </w:rPr>
        <w:t>计划</w:t>
      </w:r>
      <w:r>
        <w:rPr>
          <w:rFonts w:ascii="Times New Roman" w:eastAsia="FangSong" w:hAnsi="Times New Roman" w:cs="Times New Roman"/>
        </w:rPr>
        <w:t>——</w:t>
      </w:r>
      <w:r>
        <w:rPr>
          <w:rFonts w:ascii="Times New Roman" w:eastAsia="FangSong" w:hAnsi="Times New Roman" w:cs="Times New Roman"/>
        </w:rPr>
        <w:t>针对高素质外国员工的居住及工作双重许可。</w:t>
      </w:r>
    </w:p>
    <w:p w14:paraId="5A13A81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2014</w:t>
      </w:r>
      <w:r>
        <w:rPr>
          <w:rFonts w:ascii="Times New Roman" w:eastAsia="FangSong" w:hAnsi="Times New Roman" w:cs="Times New Roman"/>
        </w:rPr>
        <w:t>年</w:t>
      </w:r>
      <w:r>
        <w:rPr>
          <w:rFonts w:ascii="Times New Roman" w:eastAsia="FangSong" w:hAnsi="Times New Roman" w:cs="Times New Roman"/>
        </w:rPr>
        <w:t>6</w:t>
      </w:r>
      <w:r>
        <w:rPr>
          <w:rFonts w:ascii="Times New Roman" w:eastAsia="FangSong" w:hAnsi="Times New Roman" w:cs="Times New Roman"/>
        </w:rPr>
        <w:t>月</w:t>
      </w:r>
      <w:r>
        <w:rPr>
          <w:rFonts w:ascii="Times New Roman" w:eastAsia="FangSong" w:hAnsi="Times New Roman" w:cs="Times New Roman"/>
        </w:rPr>
        <w:t>24</w:t>
      </w:r>
      <w:r>
        <w:rPr>
          <w:rFonts w:ascii="Times New Roman" w:eastAsia="FangSong" w:hAnsi="Times New Roman" w:cs="Times New Roman"/>
        </w:rPr>
        <w:t>日起实行新的《外国人居留法》，取消了面向一般工作的外国人工作绿卡和工作签证，以外国员工卡代替，具备工作许可和工作居留的双重性质。</w:t>
      </w:r>
    </w:p>
    <w:p w14:paraId="3F23AE7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捷克政府拟进一步简化工作签证办理程序。在捷克雇员超过</w:t>
      </w:r>
      <w:r>
        <w:rPr>
          <w:rFonts w:ascii="Times New Roman" w:eastAsia="FangSong" w:hAnsi="Times New Roman" w:cs="Times New Roman"/>
        </w:rPr>
        <w:t>250</w:t>
      </w:r>
      <w:r>
        <w:rPr>
          <w:rFonts w:ascii="Times New Roman" w:eastAsia="FangSong" w:hAnsi="Times New Roman" w:cs="Times New Roman"/>
        </w:rPr>
        <w:t>人的外资公司，其来自非欧盟地区的高技术雇员可通过简易程序办理工作签证，所需时间将从原来的</w:t>
      </w:r>
      <w:r>
        <w:rPr>
          <w:rFonts w:ascii="Times New Roman" w:eastAsia="FangSong" w:hAnsi="Times New Roman" w:cs="Times New Roman"/>
        </w:rPr>
        <w:t>4-6</w:t>
      </w:r>
      <w:r>
        <w:rPr>
          <w:rFonts w:ascii="Times New Roman" w:eastAsia="FangSong" w:hAnsi="Times New Roman" w:cs="Times New Roman"/>
        </w:rPr>
        <w:t>个月缩短至</w:t>
      </w:r>
      <w:r>
        <w:rPr>
          <w:rFonts w:ascii="Times New Roman" w:eastAsia="FangSong" w:hAnsi="Times New Roman" w:cs="Times New Roman"/>
        </w:rPr>
        <w:t>1-2</w:t>
      </w:r>
      <w:r>
        <w:rPr>
          <w:rFonts w:ascii="Times New Roman" w:eastAsia="FangSong" w:hAnsi="Times New Roman" w:cs="Times New Roman"/>
        </w:rPr>
        <w:t>个月。</w:t>
      </w:r>
    </w:p>
    <w:p w14:paraId="06DC26F8" w14:textId="77777777" w:rsidR="001B55E6" w:rsidRDefault="00000000">
      <w:pPr>
        <w:pStyle w:val="1"/>
      </w:pPr>
      <w:ins w:id="218" w:author="戚薇 Qi, Wei" w:date="2026-07-30T18:47:00Z">
        <w:r>
          <w:rPr>
            <w:rFonts w:hint="eastAsia"/>
          </w:rPr>
          <w:t>外国企业在捷克获得土地的规定</w:t>
        </w:r>
      </w:ins>
    </w:p>
    <w:p w14:paraId="05F77F4B" w14:textId="77777777" w:rsidR="001B55E6" w:rsidRDefault="00000000">
      <w:pPr>
        <w:pStyle w:val="2"/>
        <w:numPr>
          <w:ilvl w:val="0"/>
          <w:numId w:val="6"/>
        </w:numPr>
        <w:rPr>
          <w:ins w:id="219" w:author="戚薇 Qi, Wei" w:date="2026-07-30T18:47:00Z"/>
        </w:rPr>
      </w:pPr>
      <w:ins w:id="220" w:author="戚薇 Qi, Wei" w:date="2026-07-30T18:48:00Z">
        <w:r>
          <w:rPr>
            <w:rFonts w:hint="eastAsia"/>
          </w:rPr>
          <w:t>土地法的主要内容</w:t>
        </w:r>
      </w:ins>
    </w:p>
    <w:p w14:paraId="2D208379" w14:textId="77777777" w:rsidR="001B55E6" w:rsidRDefault="00000000">
      <w:pPr>
        <w:ind w:firstLineChars="200" w:firstLine="480"/>
        <w:rPr>
          <w:ins w:id="221" w:author="戚薇 Qi, Wei" w:date="2026-07-30T18:48:00Z"/>
          <w:rFonts w:ascii="Times New Roman" w:eastAsia="FangSong" w:hAnsi="Times New Roman" w:cs="Times New Roman"/>
        </w:rPr>
      </w:pPr>
      <w:ins w:id="222" w:author="戚薇 Qi, Wei" w:date="2026-07-30T18:48:00Z">
        <w:r>
          <w:rPr>
            <w:rFonts w:ascii="Times New Roman" w:eastAsia="FangSong" w:hAnsi="Times New Roman" w:cs="Times New Roman"/>
          </w:rPr>
          <w:t>捷克与土地买卖相关的规定有</w:t>
        </w:r>
        <w:r>
          <w:rPr>
            <w:rFonts w:ascii="Times New Roman" w:eastAsia="FangSong" w:hAnsi="Times New Roman" w:cs="Times New Roman"/>
          </w:rPr>
          <w:t>4</w:t>
        </w:r>
        <w:r>
          <w:rPr>
            <w:rFonts w:ascii="Times New Roman" w:eastAsia="FangSong" w:hAnsi="Times New Roman" w:cs="Times New Roman"/>
          </w:rPr>
          <w:t>个：《土地及其他农用地所有权修改条款》（</w:t>
        </w:r>
        <w:r>
          <w:rPr>
            <w:rFonts w:ascii="Times New Roman" w:eastAsia="FangSong" w:hAnsi="Times New Roman" w:cs="Times New Roman"/>
          </w:rPr>
          <w:t>No.229/1991 Coll.</w:t>
        </w:r>
        <w:r>
          <w:rPr>
            <w:rFonts w:ascii="Times New Roman" w:eastAsia="FangSong" w:hAnsi="Times New Roman" w:cs="Times New Roman"/>
          </w:rPr>
          <w:t>）、《国有资产转移条款》（</w:t>
        </w:r>
        <w:r>
          <w:rPr>
            <w:rFonts w:ascii="Times New Roman" w:eastAsia="FangSong" w:hAnsi="Times New Roman" w:cs="Times New Roman"/>
          </w:rPr>
          <w:t>Act No. 92/1991 Coll.</w:t>
        </w:r>
        <w:r>
          <w:rPr>
            <w:rFonts w:ascii="Times New Roman" w:eastAsia="FangSong" w:hAnsi="Times New Roman" w:cs="Times New Roman"/>
          </w:rPr>
          <w:t>）、《国有农业和森林用地所有权转移条款》（</w:t>
        </w:r>
        <w:r>
          <w:rPr>
            <w:rFonts w:ascii="Times New Roman" w:eastAsia="FangSong" w:hAnsi="Times New Roman" w:cs="Times New Roman"/>
          </w:rPr>
          <w:t>No. 95/1999 Coll.</w:t>
        </w:r>
        <w:r>
          <w:rPr>
            <w:rFonts w:ascii="Times New Roman" w:eastAsia="FangSong" w:hAnsi="Times New Roman" w:cs="Times New Roman"/>
          </w:rPr>
          <w:t>）、《捷克土地基金条例》（</w:t>
        </w:r>
        <w:r>
          <w:rPr>
            <w:rFonts w:ascii="Times New Roman" w:eastAsia="FangSong" w:hAnsi="Times New Roman" w:cs="Times New Roman"/>
          </w:rPr>
          <w:t>No. 569/1991Coll.</w:t>
        </w:r>
        <w:r>
          <w:rPr>
            <w:rFonts w:ascii="Times New Roman" w:eastAsia="FangSong" w:hAnsi="Times New Roman" w:cs="Times New Roman"/>
          </w:rPr>
          <w:t>）。</w:t>
        </w:r>
      </w:ins>
    </w:p>
    <w:p w14:paraId="369E592A" w14:textId="77777777" w:rsidR="001B55E6" w:rsidRDefault="00000000">
      <w:pPr>
        <w:pStyle w:val="2"/>
        <w:numPr>
          <w:ilvl w:val="0"/>
          <w:numId w:val="6"/>
        </w:numPr>
        <w:rPr>
          <w:ins w:id="223" w:author="戚薇 Qi, Wei" w:date="2026-07-30T18:48:00Z"/>
        </w:rPr>
      </w:pPr>
      <w:ins w:id="224" w:author="戚薇 Qi, Wei" w:date="2026-07-30T18:48:00Z">
        <w:r>
          <w:rPr>
            <w:rFonts w:hint="eastAsia"/>
          </w:rPr>
          <w:t>外资企业获得土地的规定</w:t>
        </w:r>
      </w:ins>
    </w:p>
    <w:p w14:paraId="78DF3C15" w14:textId="77777777" w:rsidR="001B55E6" w:rsidRDefault="00000000">
      <w:pPr>
        <w:ind w:firstLineChars="200" w:firstLine="480"/>
        <w:rPr>
          <w:ins w:id="225" w:author="戚薇 Qi, Wei" w:date="2026-07-30T18:49:00Z"/>
          <w:rFonts w:ascii="Times New Roman" w:eastAsia="FangSong" w:hAnsi="Times New Roman" w:cs="Times New Roman"/>
        </w:rPr>
      </w:pPr>
      <w:ins w:id="226" w:author="戚薇 Qi, Wei" w:date="2026-07-30T18:48:00Z">
        <w:r>
          <w:rPr>
            <w:rFonts w:ascii="Times New Roman" w:eastAsia="FangSong" w:hAnsi="Times New Roman" w:cs="Times New Roman" w:hint="eastAsia"/>
          </w:rPr>
          <w:t>根据捷克法律，国家、地方政府和其他机构、公司和个人均可拥有土地。外国企业和居民也可获得捷克土地所有权。土地所有者有义务根据土地用途使用土地和</w:t>
        </w:r>
        <w:r>
          <w:rPr>
            <w:rFonts w:ascii="Times New Roman" w:eastAsia="FangSong" w:hAnsi="Times New Roman" w:cs="Times New Roman" w:hint="eastAsia"/>
          </w:rPr>
          <w:lastRenderedPageBreak/>
          <w:t>依法进行管理。土地所有者须办理土地登记手续，如在建筑用地上修建建筑物，须办理建筑审批手续。</w:t>
        </w:r>
      </w:ins>
    </w:p>
    <w:p w14:paraId="14F62339" w14:textId="77777777" w:rsidR="001B55E6" w:rsidRDefault="00000000">
      <w:pPr>
        <w:ind w:firstLineChars="200" w:firstLine="480"/>
        <w:rPr>
          <w:ins w:id="227" w:author="戚薇 Qi, Wei" w:date="2026-07-30T18:48:00Z"/>
          <w:rFonts w:ascii="Times New Roman" w:eastAsia="FangSong" w:hAnsi="Times New Roman" w:cs="Times New Roman"/>
        </w:rPr>
      </w:pPr>
      <w:ins w:id="228" w:author="戚薇 Qi, Wei" w:date="2026-07-30T18:49:00Z">
        <w:r>
          <w:rPr>
            <w:rFonts w:ascii="Times New Roman" w:eastAsia="FangSong" w:hAnsi="Times New Roman" w:cs="Times New Roman" w:hint="eastAsia"/>
          </w:rPr>
          <w:t>外国人购买房地产如需贷款，银行通常要求提供永久居留权或公司注册证明。</w:t>
        </w:r>
      </w:ins>
    </w:p>
    <w:p w14:paraId="4D9B0A7C" w14:textId="77777777" w:rsidR="001B55E6" w:rsidRDefault="001B55E6">
      <w:pPr>
        <w:spacing w:beforeLines="50" w:before="211" w:afterLines="50" w:after="211" w:line="500" w:lineRule="exact"/>
        <w:rPr>
          <w:rFonts w:ascii="Times New Roman" w:eastAsia="FangSong" w:hAnsi="Times New Roman" w:cs="Times New Roman"/>
        </w:rPr>
      </w:pPr>
    </w:p>
    <w:p w14:paraId="2E669BFC" w14:textId="77777777" w:rsidR="001B55E6" w:rsidRDefault="00000000">
      <w:pPr>
        <w:pStyle w:val="1"/>
      </w:pPr>
      <w:r>
        <w:t>环境保护法规</w:t>
      </w:r>
    </w:p>
    <w:p w14:paraId="317AF00F" w14:textId="77777777" w:rsidR="001B55E6" w:rsidRDefault="00000000">
      <w:pPr>
        <w:pStyle w:val="2"/>
        <w:numPr>
          <w:ilvl w:val="0"/>
          <w:numId w:val="7"/>
        </w:numPr>
      </w:pPr>
      <w:r>
        <w:t>环保管理部门</w:t>
      </w:r>
    </w:p>
    <w:p w14:paraId="5834823F"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捷克主管环境保护的部门是捷克环境部（网址：</w:t>
      </w:r>
      <w:r>
        <w:rPr>
          <w:rFonts w:ascii="Times New Roman" w:eastAsia="FangSong" w:hAnsi="Times New Roman" w:cs="Times New Roman"/>
        </w:rPr>
        <w:t>www.mzp.cz</w:t>
      </w:r>
      <w:r>
        <w:rPr>
          <w:rFonts w:ascii="Times New Roman" w:eastAsia="FangSong" w:hAnsi="Times New Roman" w:cs="Times New Roman"/>
        </w:rPr>
        <w:t>），主要职责是负责国家自然水资源的环境保护、水土质量保持、空气质量保护、自然景观保护、国家自然地质资源保护、国家农业用地资源保护、地理环境保护（包括矿物资源与地下水保护），以及废物处理。还负责国家地质勘查、环评，以及国家环境保护政策法规的制定。</w:t>
      </w:r>
    </w:p>
    <w:p w14:paraId="4574599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捷克环境部还管理捷克环境检查局、捷克自然和景观保护局和环境信息局。</w:t>
      </w:r>
    </w:p>
    <w:p w14:paraId="1B9E4F13" w14:textId="77777777" w:rsidR="001B55E6" w:rsidRDefault="00000000">
      <w:pPr>
        <w:pStyle w:val="2"/>
        <w:numPr>
          <w:ilvl w:val="0"/>
          <w:numId w:val="7"/>
        </w:numPr>
      </w:pPr>
      <w:r>
        <w:t>主要环保法律法规</w:t>
      </w:r>
    </w:p>
    <w:p w14:paraId="427837C2"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主要包括：《矿产资源法》《空气保护法》《水法》《土壤保护法》《废物处理法》《自然保护法》和《林地保护法》等。捷克还是一系列国际环保公约的签署国，如《保护臭氧层维也纳公约》《气候变化框架公约》《生物多样性公约》《濒危野生动植物种国际贸易公约》和《防止沙漠化公约》等。</w:t>
      </w:r>
    </w:p>
    <w:p w14:paraId="18FFF2C8" w14:textId="77777777" w:rsidR="001B55E6" w:rsidRDefault="00000000">
      <w:pPr>
        <w:pStyle w:val="2"/>
        <w:numPr>
          <w:ilvl w:val="0"/>
          <w:numId w:val="7"/>
        </w:numPr>
      </w:pPr>
      <w:r>
        <w:t>环保法律法规基本要点</w:t>
      </w:r>
    </w:p>
    <w:p w14:paraId="770C41BD"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环保措施主要包括：重大工程项目施工前必须进行环境影响评估、对有害气体排放实行配额管理、严格产品有害物质含量标准、规定商品包装的种类、强制对某些废旧商品及其包装实行回收制度等。</w:t>
      </w:r>
    </w:p>
    <w:p w14:paraId="2C42F735"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根据</w:t>
      </w:r>
      <w:r>
        <w:rPr>
          <w:rFonts w:ascii="Times New Roman" w:eastAsia="FangSong" w:hAnsi="Times New Roman" w:cs="Times New Roman"/>
        </w:rPr>
        <w:t>2008</w:t>
      </w:r>
      <w:r>
        <w:rPr>
          <w:rFonts w:ascii="Times New Roman" w:eastAsia="FangSong" w:hAnsi="Times New Roman" w:cs="Times New Roman"/>
        </w:rPr>
        <w:t>年欧盟环保规定，捷克相应颁布了《污染综合防控法》，要求发电厂</w:t>
      </w:r>
      <w:r>
        <w:rPr>
          <w:rFonts w:ascii="Times New Roman" w:eastAsia="FangSong" w:hAnsi="Times New Roman" w:cs="Times New Roman"/>
        </w:rPr>
        <w:lastRenderedPageBreak/>
        <w:t>（</w:t>
      </w:r>
      <w:r>
        <w:rPr>
          <w:rFonts w:ascii="Times New Roman" w:eastAsia="FangSong" w:hAnsi="Times New Roman" w:cs="Times New Roman"/>
        </w:rPr>
        <w:t>50MW</w:t>
      </w:r>
      <w:r>
        <w:rPr>
          <w:rFonts w:ascii="Times New Roman" w:eastAsia="FangSong" w:hAnsi="Times New Roman" w:cs="Times New Roman"/>
        </w:rPr>
        <w:t>以上）、金属及采矿加工、化工、废料处理、造纸等行业均须通过环保部申请综合准证，评估内容涵盖排放、噪音、废物、适用机械、化学物质等方面。如无相应批准证书开工的，个人将被处以</w:t>
      </w:r>
      <w:r>
        <w:rPr>
          <w:rFonts w:ascii="Times New Roman" w:eastAsia="FangSong" w:hAnsi="Times New Roman" w:cs="Times New Roman"/>
        </w:rPr>
        <w:t>800-20000</w:t>
      </w:r>
      <w:r>
        <w:rPr>
          <w:rFonts w:ascii="Times New Roman" w:eastAsia="FangSong" w:hAnsi="Times New Roman" w:cs="Times New Roman"/>
        </w:rPr>
        <w:t>欧元罚款；法人单位将被处以最高</w:t>
      </w:r>
      <w:r>
        <w:rPr>
          <w:rFonts w:ascii="Times New Roman" w:eastAsia="FangSong" w:hAnsi="Times New Roman" w:cs="Times New Roman"/>
        </w:rPr>
        <w:t>40</w:t>
      </w:r>
      <w:r>
        <w:rPr>
          <w:rFonts w:ascii="Times New Roman" w:eastAsia="FangSong" w:hAnsi="Times New Roman" w:cs="Times New Roman"/>
        </w:rPr>
        <w:t>万欧元罚款。</w:t>
      </w:r>
    </w:p>
    <w:p w14:paraId="7F53738C" w14:textId="77777777" w:rsidR="001B55E6" w:rsidRDefault="00000000">
      <w:pPr>
        <w:pStyle w:val="2"/>
        <w:numPr>
          <w:ilvl w:val="0"/>
          <w:numId w:val="7"/>
        </w:numPr>
      </w:pPr>
      <w:r>
        <w:t>环境影响评估法规</w:t>
      </w:r>
    </w:p>
    <w:p w14:paraId="607ACF90"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法律依据：</w:t>
      </w:r>
      <w:r>
        <w:rPr>
          <w:rFonts w:ascii="Times New Roman" w:eastAsia="FangSong" w:hAnsi="Times New Roman" w:cs="Times New Roman"/>
        </w:rPr>
        <w:t>2002</w:t>
      </w:r>
      <w:r>
        <w:rPr>
          <w:rFonts w:ascii="Times New Roman" w:eastAsia="FangSong" w:hAnsi="Times New Roman" w:cs="Times New Roman"/>
        </w:rPr>
        <w:t>年新的《环境影响评估法》（</w:t>
      </w:r>
      <w:r>
        <w:rPr>
          <w:rFonts w:ascii="Times New Roman" w:eastAsia="FangSong" w:hAnsi="Times New Roman" w:cs="Times New Roman"/>
        </w:rPr>
        <w:t>Act No.100/2001 Coll.</w:t>
      </w:r>
      <w:r>
        <w:rPr>
          <w:rFonts w:ascii="Times New Roman" w:eastAsia="FangSong" w:hAnsi="Times New Roman" w:cs="Times New Roman"/>
        </w:rPr>
        <w:t>）取代</w:t>
      </w:r>
      <w:r>
        <w:rPr>
          <w:rFonts w:ascii="Times New Roman" w:eastAsia="FangSong" w:hAnsi="Times New Roman" w:cs="Times New Roman"/>
        </w:rPr>
        <w:t>1992</w:t>
      </w:r>
      <w:r>
        <w:rPr>
          <w:rFonts w:ascii="Times New Roman" w:eastAsia="FangSong" w:hAnsi="Times New Roman" w:cs="Times New Roman"/>
        </w:rPr>
        <w:t>年条例，成为规范环保评估的法规。</w:t>
      </w:r>
    </w:p>
    <w:p w14:paraId="6279A4AC"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环评程序：捷克环保部是负责环保评估的部门。通常流程包括：项目申报；信息披露与公开（</w:t>
      </w:r>
      <w:r>
        <w:rPr>
          <w:rFonts w:ascii="Times New Roman" w:eastAsia="FangSong" w:hAnsi="Times New Roman" w:cs="Times New Roman"/>
        </w:rPr>
        <w:t>10</w:t>
      </w:r>
      <w:r>
        <w:rPr>
          <w:rFonts w:ascii="Times New Roman" w:eastAsia="FangSong" w:hAnsi="Times New Roman" w:cs="Times New Roman"/>
        </w:rPr>
        <w:t>天）；征求公众意见（</w:t>
      </w:r>
      <w:r>
        <w:rPr>
          <w:rFonts w:ascii="Times New Roman" w:eastAsia="FangSong" w:hAnsi="Times New Roman" w:cs="Times New Roman"/>
        </w:rPr>
        <w:t>20-35</w:t>
      </w:r>
      <w:r>
        <w:rPr>
          <w:rFonts w:ascii="Times New Roman" w:eastAsia="FangSong" w:hAnsi="Times New Roman" w:cs="Times New Roman"/>
        </w:rPr>
        <w:t>天）；事实调查（</w:t>
      </w:r>
      <w:r>
        <w:rPr>
          <w:rFonts w:ascii="Times New Roman" w:eastAsia="FangSong" w:hAnsi="Times New Roman" w:cs="Times New Roman"/>
        </w:rPr>
        <w:t>35-45</w:t>
      </w:r>
      <w:r>
        <w:rPr>
          <w:rFonts w:ascii="Times New Roman" w:eastAsia="FangSong" w:hAnsi="Times New Roman" w:cs="Times New Roman"/>
        </w:rPr>
        <w:t>天）；做出结论。环保部对环评不收取费用。</w:t>
      </w:r>
    </w:p>
    <w:p w14:paraId="6FAF40C2" w14:textId="77777777" w:rsidR="001B55E6" w:rsidRDefault="001B55E6">
      <w:pPr>
        <w:spacing w:beforeLines="50" w:before="211" w:afterLines="50" w:after="211" w:line="500" w:lineRule="exact"/>
        <w:rPr>
          <w:rFonts w:ascii="Times New Roman" w:eastAsia="FangSong" w:hAnsi="Times New Roman" w:cs="Times New Roman"/>
        </w:rPr>
      </w:pPr>
    </w:p>
    <w:p w14:paraId="3154505B" w14:textId="77777777" w:rsidR="001B55E6" w:rsidRDefault="00000000">
      <w:pPr>
        <w:pStyle w:val="1"/>
      </w:pPr>
      <w:r>
        <w:t>外国企业承包当地工程的规定</w:t>
      </w:r>
    </w:p>
    <w:p w14:paraId="0A9B92E5" w14:textId="77777777" w:rsidR="001B55E6" w:rsidRDefault="00000000">
      <w:pPr>
        <w:pStyle w:val="2"/>
        <w:numPr>
          <w:ilvl w:val="0"/>
          <w:numId w:val="8"/>
        </w:numPr>
      </w:pPr>
      <w:r>
        <w:t>许可制度</w:t>
      </w:r>
    </w:p>
    <w:p w14:paraId="149712B7"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捷克《公共采购法》不排斥外国公司直接参加投标。但实践中，参与捷克工程建设投标的外国企业一般先在捷克设立公司，在工商登记部门注册并取得相关营业执照，然后缴纳通常为项目建设资金总额</w:t>
      </w:r>
      <w:r>
        <w:rPr>
          <w:rFonts w:ascii="Times New Roman" w:eastAsia="FangSong" w:hAnsi="Times New Roman" w:cs="Times New Roman"/>
        </w:rPr>
        <w:t>1%</w:t>
      </w:r>
      <w:r>
        <w:rPr>
          <w:rFonts w:ascii="Times New Roman" w:eastAsia="FangSong" w:hAnsi="Times New Roman" w:cs="Times New Roman"/>
        </w:rPr>
        <w:t>的竞标保证金，参加公开投标。自然人不能直接承揽工程承包项目。外国承包商只要符合法律规定的条件，均可在捷克注册包括建筑公司在内的各类公司，取得相关的执照，并享有与捷克本国承包企业相同的待遇。</w:t>
      </w:r>
    </w:p>
    <w:p w14:paraId="02B5BC51" w14:textId="77777777" w:rsidR="001B55E6" w:rsidRDefault="00000000">
      <w:pPr>
        <w:pStyle w:val="2"/>
        <w:numPr>
          <w:ilvl w:val="0"/>
          <w:numId w:val="8"/>
        </w:numPr>
      </w:pPr>
      <w:r>
        <w:t>禁止领域</w:t>
      </w:r>
    </w:p>
    <w:p w14:paraId="351F367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按照捷克法律法规，外国公司承揽军工工程、对环境有可能造成污染的工程项目、某些资源开采项目等，需获得特许。</w:t>
      </w:r>
    </w:p>
    <w:p w14:paraId="0978CE12" w14:textId="77777777" w:rsidR="001B55E6" w:rsidRDefault="00000000">
      <w:pPr>
        <w:pStyle w:val="2"/>
        <w:numPr>
          <w:ilvl w:val="0"/>
          <w:numId w:val="8"/>
        </w:numPr>
      </w:pPr>
      <w:r>
        <w:lastRenderedPageBreak/>
        <w:t>招标方式</w:t>
      </w:r>
    </w:p>
    <w:p w14:paraId="7A86386A"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捷克法律规定，</w:t>
      </w:r>
      <w:r>
        <w:rPr>
          <w:rFonts w:ascii="Times New Roman" w:eastAsia="FangSong" w:hAnsi="Times New Roman" w:cs="Times New Roman"/>
        </w:rPr>
        <w:t>600</w:t>
      </w:r>
      <w:r>
        <w:rPr>
          <w:rFonts w:ascii="Times New Roman" w:eastAsia="FangSong" w:hAnsi="Times New Roman" w:cs="Times New Roman"/>
        </w:rPr>
        <w:t>万克朗以上公共建筑项目必须通过招标方式实施，小额公共合同可通过内部或小范围议标方式实行。私人建筑工程项目可自主决定是否采用公开招标方式。</w:t>
      </w:r>
    </w:p>
    <w:p w14:paraId="0A2F3D56" w14:textId="77777777" w:rsidR="001B55E6" w:rsidRDefault="001B55E6">
      <w:pPr>
        <w:spacing w:beforeLines="50" w:before="211" w:afterLines="50" w:after="211" w:line="500" w:lineRule="exact"/>
        <w:rPr>
          <w:rFonts w:ascii="Times New Roman" w:eastAsia="FangSong" w:hAnsi="Times New Roman" w:cs="Times New Roman"/>
        </w:rPr>
      </w:pPr>
    </w:p>
    <w:p w14:paraId="5150C543" w14:textId="77777777" w:rsidR="001B55E6" w:rsidRDefault="00000000">
      <w:pPr>
        <w:pStyle w:val="1"/>
      </w:pPr>
      <w:r>
        <w:t>保护知识产权的规定</w:t>
      </w:r>
    </w:p>
    <w:p w14:paraId="22AC7DF3" w14:textId="77777777" w:rsidR="001B55E6" w:rsidRDefault="00000000">
      <w:pPr>
        <w:pStyle w:val="2"/>
        <w:numPr>
          <w:ilvl w:val="0"/>
          <w:numId w:val="9"/>
        </w:numPr>
      </w:pPr>
      <w:r>
        <w:t>当地有关知识产权保护的法律法规</w:t>
      </w:r>
    </w:p>
    <w:p w14:paraId="1B3FE93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主管部门：捷克工业产权局是工业和知识产权保护的管理部门，负责专利权、商标权以及所有涉及技术创造和工业产权等的保护。</w:t>
      </w:r>
    </w:p>
    <w:p w14:paraId="6687E96C"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已签订相关多双边条约：捷克是世界知识产权组织（</w:t>
      </w:r>
      <w:r>
        <w:rPr>
          <w:rFonts w:ascii="Times New Roman" w:eastAsia="FangSong" w:hAnsi="Times New Roman" w:cs="Times New Roman"/>
        </w:rPr>
        <w:t>WIPO</w:t>
      </w:r>
      <w:r>
        <w:rPr>
          <w:rFonts w:ascii="Times New Roman" w:eastAsia="FangSong" w:hAnsi="Times New Roman" w:cs="Times New Roman"/>
        </w:rPr>
        <w:t>）、欧盟和欧洲专利组织（</w:t>
      </w:r>
      <w:r>
        <w:rPr>
          <w:rFonts w:ascii="Times New Roman" w:eastAsia="FangSong" w:hAnsi="Times New Roman" w:cs="Times New Roman"/>
        </w:rPr>
        <w:t>EPO</w:t>
      </w:r>
      <w:r>
        <w:rPr>
          <w:rFonts w:ascii="Times New Roman" w:eastAsia="FangSong" w:hAnsi="Times New Roman" w:cs="Times New Roman"/>
        </w:rPr>
        <w:t>）的成员国，是《文学和艺术作品保护伯尔尼公约》《世界版权公约》《工业产权保护巴黎公约》《与贸易有关的知识产权协定》《商标国际注册马德里协定及其议定书》《专利合作条约》《欧洲专利公约》等条约的签约国。</w:t>
      </w:r>
    </w:p>
    <w:p w14:paraId="7741ABCE"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主要知识产权相关法规：</w:t>
      </w:r>
    </w:p>
    <w:p w14:paraId="30D24CC7"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《版权法》（第</w:t>
      </w:r>
      <w:r>
        <w:rPr>
          <w:rFonts w:ascii="Times New Roman" w:eastAsia="FangSong" w:hAnsi="Times New Roman" w:cs="Times New Roman"/>
        </w:rPr>
        <w:t>121</w:t>
      </w:r>
      <w:r>
        <w:rPr>
          <w:rFonts w:ascii="Times New Roman" w:eastAsia="FangSong" w:hAnsi="Times New Roman" w:cs="Times New Roman"/>
        </w:rPr>
        <w:t>号</w:t>
      </w:r>
      <w:r>
        <w:rPr>
          <w:rFonts w:ascii="Times New Roman" w:eastAsia="FangSong" w:hAnsi="Times New Roman" w:cs="Times New Roman"/>
        </w:rPr>
        <w:t>/2000</w:t>
      </w:r>
      <w:r>
        <w:rPr>
          <w:rFonts w:ascii="Times New Roman" w:eastAsia="FangSong" w:hAnsi="Times New Roman" w:cs="Times New Roman"/>
        </w:rPr>
        <w:t>）：将文学作品版权保护期限延长到</w:t>
      </w:r>
      <w:r>
        <w:rPr>
          <w:rFonts w:ascii="Times New Roman" w:eastAsia="FangSong" w:hAnsi="Times New Roman" w:cs="Times New Roman"/>
        </w:rPr>
        <w:t>70</w:t>
      </w:r>
      <w:r>
        <w:rPr>
          <w:rFonts w:ascii="Times New Roman" w:eastAsia="FangSong" w:hAnsi="Times New Roman" w:cs="Times New Roman"/>
        </w:rPr>
        <w:t>年，加强了海关和商检部门没收假冒产品的权力。</w:t>
      </w:r>
    </w:p>
    <w:p w14:paraId="16A81C51"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《专利法》：专利有效期</w:t>
      </w:r>
      <w:r>
        <w:rPr>
          <w:rFonts w:ascii="Times New Roman" w:eastAsia="FangSong" w:hAnsi="Times New Roman" w:cs="Times New Roman"/>
        </w:rPr>
        <w:t>20</w:t>
      </w:r>
      <w:r>
        <w:rPr>
          <w:rFonts w:ascii="Times New Roman" w:eastAsia="FangSong" w:hAnsi="Times New Roman" w:cs="Times New Roman"/>
        </w:rPr>
        <w:t>年（自申请提交日起算）。</w:t>
      </w:r>
    </w:p>
    <w:p w14:paraId="6E4CC1F5"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《商标法》（第</w:t>
      </w:r>
      <w:r>
        <w:rPr>
          <w:rFonts w:ascii="Times New Roman" w:eastAsia="FangSong" w:hAnsi="Times New Roman" w:cs="Times New Roman"/>
        </w:rPr>
        <w:t>441</w:t>
      </w:r>
      <w:r>
        <w:rPr>
          <w:rFonts w:ascii="Times New Roman" w:eastAsia="FangSong" w:hAnsi="Times New Roman" w:cs="Times New Roman"/>
        </w:rPr>
        <w:t>号</w:t>
      </w:r>
      <w:r>
        <w:rPr>
          <w:rFonts w:ascii="Times New Roman" w:eastAsia="FangSong" w:hAnsi="Times New Roman" w:cs="Times New Roman"/>
        </w:rPr>
        <w:t>/2003</w:t>
      </w:r>
      <w:r>
        <w:rPr>
          <w:rFonts w:ascii="Times New Roman" w:eastAsia="FangSong" w:hAnsi="Times New Roman" w:cs="Times New Roman"/>
        </w:rPr>
        <w:t>）：注册商标保护期限为</w:t>
      </w:r>
      <w:r>
        <w:rPr>
          <w:rFonts w:ascii="Times New Roman" w:eastAsia="FangSong" w:hAnsi="Times New Roman" w:cs="Times New Roman"/>
        </w:rPr>
        <w:t>10</w:t>
      </w:r>
      <w:r>
        <w:rPr>
          <w:rFonts w:ascii="Times New Roman" w:eastAsia="FangSong" w:hAnsi="Times New Roman" w:cs="Times New Roman"/>
        </w:rPr>
        <w:t>年（自注册申请提交日起算），可再延长</w:t>
      </w:r>
      <w:r>
        <w:rPr>
          <w:rFonts w:ascii="Times New Roman" w:eastAsia="FangSong" w:hAnsi="Times New Roman" w:cs="Times New Roman"/>
        </w:rPr>
        <w:t>10</w:t>
      </w:r>
      <w:r>
        <w:rPr>
          <w:rFonts w:ascii="Times New Roman" w:eastAsia="FangSong" w:hAnsi="Times New Roman" w:cs="Times New Roman"/>
        </w:rPr>
        <w:t>年。</w:t>
      </w:r>
    </w:p>
    <w:p w14:paraId="1F0C3E14"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《工业设计保护法》（第</w:t>
      </w:r>
      <w:r>
        <w:rPr>
          <w:rFonts w:ascii="Times New Roman" w:eastAsia="FangSong" w:hAnsi="Times New Roman" w:cs="Times New Roman"/>
        </w:rPr>
        <w:t>207</w:t>
      </w:r>
      <w:r>
        <w:rPr>
          <w:rFonts w:ascii="Times New Roman" w:eastAsia="FangSong" w:hAnsi="Times New Roman" w:cs="Times New Roman"/>
        </w:rPr>
        <w:t>号</w:t>
      </w:r>
      <w:r>
        <w:rPr>
          <w:rFonts w:ascii="Times New Roman" w:eastAsia="FangSong" w:hAnsi="Times New Roman" w:cs="Times New Roman"/>
        </w:rPr>
        <w:t>/2000</w:t>
      </w:r>
      <w:r>
        <w:rPr>
          <w:rFonts w:ascii="Times New Roman" w:eastAsia="FangSong" w:hAnsi="Times New Roman" w:cs="Times New Roman"/>
        </w:rPr>
        <w:t>，</w:t>
      </w:r>
      <w:r>
        <w:rPr>
          <w:rFonts w:ascii="Times New Roman" w:eastAsia="FangSong" w:hAnsi="Times New Roman" w:cs="Times New Roman"/>
        </w:rPr>
        <w:t>2004</w:t>
      </w:r>
      <w:r>
        <w:rPr>
          <w:rFonts w:ascii="Times New Roman" w:eastAsia="FangSong" w:hAnsi="Times New Roman" w:cs="Times New Roman"/>
        </w:rPr>
        <w:t>年修订）。</w:t>
      </w:r>
    </w:p>
    <w:p w14:paraId="71EAB456"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lastRenderedPageBreak/>
        <w:t>《实用新型保护法》（第</w:t>
      </w:r>
      <w:r>
        <w:rPr>
          <w:rFonts w:ascii="Times New Roman" w:eastAsia="FangSong" w:hAnsi="Times New Roman" w:cs="Times New Roman"/>
        </w:rPr>
        <w:t>478</w:t>
      </w:r>
      <w:r>
        <w:rPr>
          <w:rFonts w:ascii="Times New Roman" w:eastAsia="FangSong" w:hAnsi="Times New Roman" w:cs="Times New Roman"/>
        </w:rPr>
        <w:t>号</w:t>
      </w:r>
      <w:r>
        <w:rPr>
          <w:rFonts w:ascii="Times New Roman" w:eastAsia="FangSong" w:hAnsi="Times New Roman" w:cs="Times New Roman"/>
        </w:rPr>
        <w:t>/1992</w:t>
      </w:r>
      <w:r>
        <w:rPr>
          <w:rFonts w:ascii="Times New Roman" w:eastAsia="FangSong" w:hAnsi="Times New Roman" w:cs="Times New Roman"/>
        </w:rPr>
        <w:t>）：保护期限为</w:t>
      </w:r>
      <w:r>
        <w:rPr>
          <w:rFonts w:ascii="Times New Roman" w:eastAsia="FangSong" w:hAnsi="Times New Roman" w:cs="Times New Roman"/>
        </w:rPr>
        <w:t>4</w:t>
      </w:r>
      <w:r>
        <w:rPr>
          <w:rFonts w:ascii="Times New Roman" w:eastAsia="FangSong" w:hAnsi="Times New Roman" w:cs="Times New Roman"/>
        </w:rPr>
        <w:t>年，可延期两次，每次延期</w:t>
      </w:r>
      <w:r>
        <w:rPr>
          <w:rFonts w:ascii="Times New Roman" w:eastAsia="FangSong" w:hAnsi="Times New Roman" w:cs="Times New Roman"/>
        </w:rPr>
        <w:t>3</w:t>
      </w:r>
      <w:r>
        <w:rPr>
          <w:rFonts w:ascii="Times New Roman" w:eastAsia="FangSong" w:hAnsi="Times New Roman" w:cs="Times New Roman"/>
        </w:rPr>
        <w:t>年。</w:t>
      </w:r>
    </w:p>
    <w:p w14:paraId="4FC18DD1"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《生物发明法》（第</w:t>
      </w:r>
      <w:r>
        <w:rPr>
          <w:rFonts w:ascii="Times New Roman" w:eastAsia="FangSong" w:hAnsi="Times New Roman" w:cs="Times New Roman"/>
        </w:rPr>
        <w:t>206</w:t>
      </w:r>
      <w:r>
        <w:rPr>
          <w:rFonts w:ascii="Times New Roman" w:eastAsia="FangSong" w:hAnsi="Times New Roman" w:cs="Times New Roman"/>
        </w:rPr>
        <w:t>号</w:t>
      </w:r>
      <w:r>
        <w:rPr>
          <w:rFonts w:ascii="Times New Roman" w:eastAsia="FangSong" w:hAnsi="Times New Roman" w:cs="Times New Roman"/>
        </w:rPr>
        <w:t>/2000</w:t>
      </w:r>
      <w:r>
        <w:rPr>
          <w:rFonts w:ascii="Times New Roman" w:eastAsia="FangSong" w:hAnsi="Times New Roman" w:cs="Times New Roman"/>
        </w:rPr>
        <w:t>）。</w:t>
      </w:r>
    </w:p>
    <w:p w14:paraId="42350785"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《动植物新品种保护法》（第</w:t>
      </w:r>
      <w:r>
        <w:rPr>
          <w:rFonts w:ascii="Times New Roman" w:eastAsia="FangSong" w:hAnsi="Times New Roman" w:cs="Times New Roman"/>
        </w:rPr>
        <w:t>132</w:t>
      </w:r>
      <w:r>
        <w:rPr>
          <w:rFonts w:ascii="Times New Roman" w:eastAsia="FangSong" w:hAnsi="Times New Roman" w:cs="Times New Roman"/>
        </w:rPr>
        <w:t>号</w:t>
      </w:r>
      <w:r>
        <w:rPr>
          <w:rFonts w:ascii="Times New Roman" w:eastAsia="FangSong" w:hAnsi="Times New Roman" w:cs="Times New Roman"/>
        </w:rPr>
        <w:t>/1989</w:t>
      </w:r>
      <w:r>
        <w:rPr>
          <w:rFonts w:ascii="Times New Roman" w:eastAsia="FangSong" w:hAnsi="Times New Roman" w:cs="Times New Roman"/>
        </w:rPr>
        <w:t>）。</w:t>
      </w:r>
    </w:p>
    <w:p w14:paraId="2C317175"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《半导体测量法》（第</w:t>
      </w:r>
      <w:r>
        <w:rPr>
          <w:rFonts w:ascii="Times New Roman" w:eastAsia="FangSong" w:hAnsi="Times New Roman" w:cs="Times New Roman"/>
        </w:rPr>
        <w:t>529</w:t>
      </w:r>
      <w:r>
        <w:rPr>
          <w:rFonts w:ascii="Times New Roman" w:eastAsia="FangSong" w:hAnsi="Times New Roman" w:cs="Times New Roman"/>
        </w:rPr>
        <w:t>号</w:t>
      </w:r>
      <w:r>
        <w:rPr>
          <w:rFonts w:ascii="Times New Roman" w:eastAsia="FangSong" w:hAnsi="Times New Roman" w:cs="Times New Roman"/>
        </w:rPr>
        <w:t>/1991</w:t>
      </w:r>
      <w:r>
        <w:rPr>
          <w:rFonts w:ascii="Times New Roman" w:eastAsia="FangSong" w:hAnsi="Times New Roman" w:cs="Times New Roman"/>
        </w:rPr>
        <w:t>）。</w:t>
      </w:r>
    </w:p>
    <w:p w14:paraId="78C08237"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《集成电路设计保护法》。</w:t>
      </w:r>
    </w:p>
    <w:p w14:paraId="0C508287" w14:textId="77777777" w:rsidR="001B55E6" w:rsidRDefault="00000000">
      <w:pPr>
        <w:pStyle w:val="2"/>
      </w:pPr>
      <w:r>
        <w:t>知识产权侵权的相关处罚规定</w:t>
      </w:r>
    </w:p>
    <w:p w14:paraId="50B52686" w14:textId="77777777" w:rsidR="001B55E6" w:rsidRDefault="00000000">
      <w:pPr>
        <w:spacing w:beforeLines="50" w:before="211" w:afterLines="50" w:after="211" w:line="500" w:lineRule="exact"/>
        <w:ind w:firstLineChars="200" w:firstLine="480"/>
        <w:rPr>
          <w:rFonts w:ascii="Times New Roman" w:eastAsia="FangSong" w:hAnsi="Times New Roman" w:cs="Times New Roman"/>
        </w:rPr>
      </w:pPr>
      <w:r>
        <w:rPr>
          <w:rFonts w:ascii="Times New Roman" w:eastAsia="FangSong" w:hAnsi="Times New Roman" w:cs="Times New Roman"/>
        </w:rPr>
        <w:t>捷克法律规定，违反知识产权保护规定的行为应受到法律制裁。在版权方面，</w:t>
      </w:r>
      <w:r>
        <w:rPr>
          <w:rFonts w:ascii="Times New Roman" w:eastAsia="FangSong" w:hAnsi="Times New Roman" w:cs="Times New Roman"/>
        </w:rPr>
        <w:t>2006</w:t>
      </w:r>
      <w:r>
        <w:rPr>
          <w:rFonts w:ascii="Times New Roman" w:eastAsia="FangSong" w:hAnsi="Times New Roman" w:cs="Times New Roman"/>
        </w:rPr>
        <w:t>年修订的《捷克民事诉讼法》使调查申请和执行更准确、方便，使盗版的确认及挽回权利人损失更加容易。</w:t>
      </w:r>
    </w:p>
    <w:sectPr w:rsidR="001B55E6">
      <w:pgSz w:w="12240" w:h="15840"/>
      <w:pgMar w:top="1440" w:right="1800" w:bottom="1440" w:left="180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96B8" w14:textId="77777777" w:rsidR="007D7EBC" w:rsidRDefault="007D7EBC" w:rsidP="00EE3204">
      <w:r>
        <w:separator/>
      </w:r>
    </w:p>
  </w:endnote>
  <w:endnote w:type="continuationSeparator" w:id="0">
    <w:p w14:paraId="08BCC19C" w14:textId="77777777" w:rsidR="007D7EBC" w:rsidRDefault="007D7EBC" w:rsidP="00EE3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华文宋体">
    <w:altName w:val="STSong"/>
    <w:panose1 w:val="02010600040101010101"/>
    <w:charset w:val="86"/>
    <w:family w:val="auto"/>
    <w:pitch w:val="variable"/>
    <w:sig w:usb0="80000287" w:usb1="280F3C52"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A611" w14:textId="77777777" w:rsidR="007D7EBC" w:rsidRDefault="007D7EBC" w:rsidP="00EE3204">
      <w:r>
        <w:separator/>
      </w:r>
    </w:p>
  </w:footnote>
  <w:footnote w:type="continuationSeparator" w:id="0">
    <w:p w14:paraId="34422940" w14:textId="77777777" w:rsidR="007D7EBC" w:rsidRDefault="007D7EBC" w:rsidP="00EE3204">
      <w:r>
        <w:continuationSeparator/>
      </w:r>
    </w:p>
  </w:footnote>
  <w:footnote w:id="1">
    <w:p w14:paraId="01A5837B" w14:textId="77777777" w:rsidR="00EE3204" w:rsidRPr="009E3464" w:rsidRDefault="00EE3204" w:rsidP="00EE3204">
      <w:pPr>
        <w:pStyle w:val="af"/>
        <w:ind w:firstLineChars="200" w:firstLine="360"/>
        <w:rPr>
          <w:ins w:id="92" w:author="孙玉龙" w:date="2026-07-31T09:17:00Z" w16du:dateUtc="2026-07-31T01:17:00Z"/>
          <w:rFonts w:ascii="Times New Roman" w:hAnsi="Times New Roman" w:cs="Times New Roman" w:hint="eastAsia"/>
        </w:rPr>
      </w:pPr>
      <w:ins w:id="93" w:author="孙玉龙" w:date="2026-07-31T09:17:00Z" w16du:dateUtc="2026-07-31T01:17:00Z">
        <w:r>
          <w:rPr>
            <w:rStyle w:val="af1"/>
          </w:rPr>
          <w:footnoteRef/>
        </w:r>
        <w:r>
          <w:t xml:space="preserve"> </w:t>
        </w:r>
        <w:r w:rsidRPr="0043618E">
          <w:rPr>
            <w:rFonts w:ascii="Times New Roman" w:hAnsi="Times New Roman" w:cs="Times New Roman"/>
          </w:rPr>
          <w:t>https://obcanskyzakonik.justice.cz/images/pdf/Business-Corporations-Act.pdf</w:t>
        </w:r>
      </w:ins>
    </w:p>
    <w:p w14:paraId="55E6C2FB" w14:textId="45B1BE1B" w:rsidR="00EE3204" w:rsidRDefault="00EE3204">
      <w:pPr>
        <w:pStyle w:val="af"/>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90F"/>
    <w:multiLevelType w:val="multilevel"/>
    <w:tmpl w:val="0786490F"/>
    <w:lvl w:ilvl="0">
      <w:start w:val="1"/>
      <w:numFmt w:val="ideographDigital"/>
      <w:pStyle w:val="2"/>
      <w:lvlText w:val="（%1）"/>
      <w:lvlJc w:val="left"/>
      <w:pPr>
        <w:ind w:left="920" w:hanging="440"/>
      </w:pPr>
      <w:rPr>
        <w:rFonts w:hint="default"/>
        <w:b/>
        <w:bCs/>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6BB71256"/>
    <w:multiLevelType w:val="multilevel"/>
    <w:tmpl w:val="6BB71256"/>
    <w:lvl w:ilvl="0">
      <w:start w:val="1"/>
      <w:numFmt w:val="ideographDigital"/>
      <w:pStyle w:val="1"/>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353528687">
    <w:abstractNumId w:val="1"/>
  </w:num>
  <w:num w:numId="2" w16cid:durableId="1383401365">
    <w:abstractNumId w:val="0"/>
  </w:num>
  <w:num w:numId="3" w16cid:durableId="899250532">
    <w:abstractNumId w:val="0"/>
    <w:lvlOverride w:ilvl="0">
      <w:startOverride w:val="1"/>
    </w:lvlOverride>
  </w:num>
  <w:num w:numId="4" w16cid:durableId="1983847500">
    <w:abstractNumId w:val="0"/>
    <w:lvlOverride w:ilvl="0">
      <w:startOverride w:val="1"/>
    </w:lvlOverride>
  </w:num>
  <w:num w:numId="5" w16cid:durableId="167213192">
    <w:abstractNumId w:val="0"/>
    <w:lvlOverride w:ilvl="0">
      <w:startOverride w:val="1"/>
    </w:lvlOverride>
  </w:num>
  <w:num w:numId="6" w16cid:durableId="1874414931">
    <w:abstractNumId w:val="0"/>
    <w:lvlOverride w:ilvl="0">
      <w:startOverride w:val="1"/>
    </w:lvlOverride>
  </w:num>
  <w:num w:numId="7" w16cid:durableId="366293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0940974">
    <w:abstractNumId w:val="0"/>
    <w:lvlOverride w:ilvl="0">
      <w:startOverride w:val="1"/>
    </w:lvlOverride>
  </w:num>
  <w:num w:numId="9" w16cid:durableId="103535257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孙玉龙">
    <w15:presenceInfo w15:providerId="None" w15:userId="孙玉龙"/>
  </w15:person>
  <w15:person w15:author="戚薇 Qi, Wei">
    <w15:presenceInfo w15:providerId="None" w15:userId="戚薇 Qi, 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420"/>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F09"/>
    <w:rsid w:val="000711ED"/>
    <w:rsid w:val="000C14C9"/>
    <w:rsid w:val="001B55E6"/>
    <w:rsid w:val="001C106F"/>
    <w:rsid w:val="003533A6"/>
    <w:rsid w:val="004147EA"/>
    <w:rsid w:val="00432EE7"/>
    <w:rsid w:val="0047288D"/>
    <w:rsid w:val="0077639C"/>
    <w:rsid w:val="007D7EBC"/>
    <w:rsid w:val="00953061"/>
    <w:rsid w:val="0097148C"/>
    <w:rsid w:val="009D32F4"/>
    <w:rsid w:val="00A85B29"/>
    <w:rsid w:val="00B65F09"/>
    <w:rsid w:val="00C35358"/>
    <w:rsid w:val="00C370D4"/>
    <w:rsid w:val="00C7479C"/>
    <w:rsid w:val="00E37344"/>
    <w:rsid w:val="00EE3204"/>
    <w:rsid w:val="FF1F9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25B512"/>
  <w14:defaultImageDpi w14:val="32767"/>
  <w15:docId w15:val="{776794C6-B9B0-6C4D-9AA2-3636D889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0"/>
    <w:next w:val="a"/>
    <w:link w:val="10"/>
    <w:uiPriority w:val="9"/>
    <w:qFormat/>
    <w:pPr>
      <w:numPr>
        <w:numId w:val="1"/>
      </w:numPr>
      <w:adjustRightInd w:val="0"/>
      <w:snapToGrid w:val="0"/>
      <w:spacing w:beforeLines="50" w:before="211" w:afterLines="50" w:after="211" w:line="500" w:lineRule="exact"/>
      <w:ind w:hanging="442"/>
      <w:contextualSpacing w:val="0"/>
      <w:outlineLvl w:val="0"/>
    </w:pPr>
    <w:rPr>
      <w:rFonts w:ascii="Times New Roman" w:eastAsia="FangSong" w:hAnsi="Times New Roman" w:cs="Times New Roman"/>
      <w:b/>
      <w:bCs/>
    </w:rPr>
  </w:style>
  <w:style w:type="paragraph" w:styleId="2">
    <w:name w:val="heading 2"/>
    <w:basedOn w:val="a0"/>
    <w:next w:val="a"/>
    <w:link w:val="20"/>
    <w:uiPriority w:val="9"/>
    <w:unhideWhenUsed/>
    <w:qFormat/>
    <w:pPr>
      <w:numPr>
        <w:numId w:val="2"/>
      </w:numPr>
      <w:adjustRightInd w:val="0"/>
      <w:snapToGrid w:val="0"/>
      <w:spacing w:beforeLines="50" w:before="211" w:afterLines="50" w:after="211" w:line="500" w:lineRule="exact"/>
      <w:contextualSpacing w:val="0"/>
      <w:outlineLvl w:val="1"/>
    </w:pPr>
    <w:rPr>
      <w:rFonts w:ascii="Times New Roman" w:eastAsia="FangSong" w:hAnsi="Times New Roman" w:cs="Times New Roman"/>
      <w:b/>
      <w:bCs/>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left="720"/>
      <w:contextualSpacing/>
    </w:pPr>
  </w:style>
  <w:style w:type="paragraph" w:styleId="a4">
    <w:name w:val="Subtitle"/>
    <w:basedOn w:val="a"/>
    <w:next w:val="a"/>
    <w:link w:val="a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6">
    <w:name w:val="Normal (Web)"/>
    <w:basedOn w:val="a"/>
    <w:uiPriority w:val="99"/>
    <w:semiHidden/>
    <w:unhideWhenUsed/>
  </w:style>
  <w:style w:type="paragraph" w:styleId="a7">
    <w:name w:val="Title"/>
    <w:basedOn w:val="a"/>
    <w:next w:val="a"/>
    <w:link w:val="a8"/>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1"/>
    <w:link w:val="1"/>
    <w:uiPriority w:val="9"/>
    <w:rPr>
      <w:rFonts w:ascii="Times New Roman" w:eastAsia="FangSong" w:hAnsi="Times New Roman" w:cs="Times New Roman"/>
      <w:b/>
      <w:bCs/>
    </w:rPr>
  </w:style>
  <w:style w:type="character" w:customStyle="1" w:styleId="20">
    <w:name w:val="标题 2 字符"/>
    <w:basedOn w:val="a1"/>
    <w:link w:val="2"/>
    <w:uiPriority w:val="9"/>
    <w:rPr>
      <w:rFonts w:ascii="Times New Roman" w:eastAsia="FangSong" w:hAnsi="Times New Roman" w:cs="Times New Roman"/>
      <w:b/>
      <w:bCs/>
    </w:rPr>
  </w:style>
  <w:style w:type="character" w:customStyle="1" w:styleId="30">
    <w:name w:val="标题 3 字符"/>
    <w:basedOn w:val="a1"/>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Pr>
      <w:rFonts w:cstheme="majorBidi"/>
      <w:color w:val="2F5496" w:themeColor="accent1" w:themeShade="BF"/>
      <w:sz w:val="28"/>
      <w:szCs w:val="28"/>
    </w:rPr>
  </w:style>
  <w:style w:type="character" w:customStyle="1" w:styleId="50">
    <w:name w:val="标题 5 字符"/>
    <w:basedOn w:val="a1"/>
    <w:link w:val="5"/>
    <w:uiPriority w:val="9"/>
    <w:semiHidden/>
    <w:rPr>
      <w:rFonts w:cstheme="majorBidi"/>
      <w:color w:val="2F5496" w:themeColor="accent1" w:themeShade="BF"/>
    </w:rPr>
  </w:style>
  <w:style w:type="character" w:customStyle="1" w:styleId="60">
    <w:name w:val="标题 6 字符"/>
    <w:basedOn w:val="a1"/>
    <w:link w:val="6"/>
    <w:uiPriority w:val="9"/>
    <w:semiHidden/>
    <w:rPr>
      <w:rFonts w:cstheme="majorBidi"/>
      <w:b/>
      <w:bCs/>
      <w:color w:val="2F5496"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8">
    <w:name w:val="标题 字符"/>
    <w:basedOn w:val="a1"/>
    <w:link w:val="a7"/>
    <w:uiPriority w:val="10"/>
    <w:rPr>
      <w:rFonts w:asciiTheme="majorHAnsi" w:eastAsiaTheme="majorEastAsia" w:hAnsiTheme="majorHAnsi" w:cstheme="majorBidi"/>
      <w:spacing w:val="-10"/>
      <w:kern w:val="28"/>
      <w:sz w:val="56"/>
      <w:szCs w:val="56"/>
    </w:rPr>
  </w:style>
  <w:style w:type="character" w:customStyle="1" w:styleId="a5">
    <w:name w:val="副标题 字符"/>
    <w:basedOn w:val="a1"/>
    <w:link w:val="a4"/>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1"/>
    <w:link w:val="a9"/>
    <w:uiPriority w:val="29"/>
    <w:rPr>
      <w:i/>
      <w:iCs/>
      <w:color w:val="404040" w:themeColor="text1" w:themeTint="BF"/>
    </w:rPr>
  </w:style>
  <w:style w:type="character" w:customStyle="1" w:styleId="11">
    <w:name w:val="明显强调1"/>
    <w:basedOn w:val="a1"/>
    <w:uiPriority w:val="21"/>
    <w:qFormat/>
    <w:rPr>
      <w:i/>
      <w:iCs/>
      <w:color w:val="2F5496" w:themeColor="accent1" w:themeShade="BF"/>
    </w:rPr>
  </w:style>
  <w:style w:type="paragraph" w:styleId="ab">
    <w:name w:val="Intense Quote"/>
    <w:basedOn w:val="a"/>
    <w:next w:val="a"/>
    <w:link w:val="a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1"/>
    <w:link w:val="ab"/>
    <w:uiPriority w:val="30"/>
    <w:rPr>
      <w:i/>
      <w:iCs/>
      <w:color w:val="2F5496" w:themeColor="accent1" w:themeShade="BF"/>
    </w:rPr>
  </w:style>
  <w:style w:type="character" w:customStyle="1" w:styleId="12">
    <w:name w:val="明显参考1"/>
    <w:basedOn w:val="a1"/>
    <w:uiPriority w:val="32"/>
    <w:qFormat/>
    <w:rPr>
      <w:b/>
      <w:bCs/>
      <w:smallCaps/>
      <w:color w:val="2F5496" w:themeColor="accent1" w:themeShade="BF"/>
      <w:spacing w:val="5"/>
    </w:rPr>
  </w:style>
  <w:style w:type="paragraph" w:customStyle="1" w:styleId="p1">
    <w:name w:val="p1"/>
    <w:basedOn w:val="a"/>
    <w:pPr>
      <w:jc w:val="left"/>
    </w:pPr>
    <w:rPr>
      <w:rFonts w:ascii="Helvetica" w:eastAsia="Helvetica" w:hAnsi="Helvetica" w:cs="Times New Roman"/>
      <w:color w:val="000000"/>
      <w:kern w:val="0"/>
    </w:rPr>
  </w:style>
  <w:style w:type="character" w:customStyle="1" w:styleId="s2">
    <w:name w:val="s2"/>
    <w:basedOn w:val="a1"/>
    <w:rPr>
      <w:rFonts w:ascii="华文宋体" w:eastAsia="华文宋体" w:hAnsi="华文宋体" w:cs="华文宋体"/>
      <w:sz w:val="24"/>
      <w:szCs w:val="24"/>
    </w:rPr>
  </w:style>
  <w:style w:type="paragraph" w:customStyle="1" w:styleId="p2">
    <w:name w:val="p2"/>
    <w:basedOn w:val="a"/>
    <w:pPr>
      <w:jc w:val="left"/>
    </w:pPr>
    <w:rPr>
      <w:rFonts w:ascii="Times New Roman" w:hAnsi="Times New Roman" w:cs="Times New Roman"/>
      <w:color w:val="000000"/>
      <w:kern w:val="0"/>
    </w:rPr>
  </w:style>
  <w:style w:type="character" w:customStyle="1" w:styleId="s1">
    <w:name w:val="s1"/>
    <w:basedOn w:val="a1"/>
    <w:rPr>
      <w:rFonts w:ascii="Times New Roman" w:hAnsi="Times New Roman" w:cs="Times New Roman" w:hint="default"/>
      <w:sz w:val="24"/>
      <w:szCs w:val="24"/>
    </w:rPr>
  </w:style>
  <w:style w:type="paragraph" w:styleId="ad">
    <w:name w:val="Revision"/>
    <w:hidden/>
    <w:uiPriority w:val="99"/>
    <w:unhideWhenUsed/>
    <w:rsid w:val="00EE3204"/>
    <w:rPr>
      <w:rFonts w:asciiTheme="minorHAnsi" w:eastAsiaTheme="minorEastAsia" w:hAnsiTheme="minorHAnsi" w:cstheme="minorBidi"/>
      <w:kern w:val="2"/>
      <w:sz w:val="24"/>
      <w:szCs w:val="24"/>
    </w:rPr>
  </w:style>
  <w:style w:type="table" w:styleId="ae">
    <w:name w:val="Table Grid"/>
    <w:basedOn w:val="a2"/>
    <w:uiPriority w:val="39"/>
    <w:rsid w:val="00EE32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note text"/>
    <w:basedOn w:val="a"/>
    <w:link w:val="af0"/>
    <w:uiPriority w:val="99"/>
    <w:semiHidden/>
    <w:unhideWhenUsed/>
    <w:rsid w:val="00EE3204"/>
    <w:pPr>
      <w:snapToGrid w:val="0"/>
      <w:jc w:val="left"/>
    </w:pPr>
    <w:rPr>
      <w:sz w:val="18"/>
      <w:szCs w:val="18"/>
    </w:rPr>
  </w:style>
  <w:style w:type="character" w:customStyle="1" w:styleId="af0">
    <w:name w:val="脚注文本 字符"/>
    <w:basedOn w:val="a1"/>
    <w:link w:val="af"/>
    <w:uiPriority w:val="99"/>
    <w:semiHidden/>
    <w:rsid w:val="00EE3204"/>
    <w:rPr>
      <w:rFonts w:asciiTheme="minorHAnsi" w:eastAsiaTheme="minorEastAsia" w:hAnsiTheme="minorHAnsi" w:cstheme="minorBidi"/>
      <w:kern w:val="2"/>
      <w:sz w:val="18"/>
      <w:szCs w:val="18"/>
    </w:rPr>
  </w:style>
  <w:style w:type="character" w:styleId="af1">
    <w:name w:val="footnote reference"/>
    <w:basedOn w:val="a1"/>
    <w:uiPriority w:val="99"/>
    <w:semiHidden/>
    <w:unhideWhenUsed/>
    <w:rsid w:val="00EE32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889A8-7AD8-DC46-A555-D8645DA6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1525</Words>
  <Characters>8697</Characters>
  <Application>Microsoft Office Word</Application>
  <DocSecurity>0</DocSecurity>
  <Lines>72</Lines>
  <Paragraphs>20</Paragraphs>
  <ScaleCrop>false</ScaleCrop>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沈靖城 Shen, Linton</dc:creator>
  <cp:lastModifiedBy>孙玉龙</cp:lastModifiedBy>
  <cp:revision>2</cp:revision>
  <dcterms:created xsi:type="dcterms:W3CDTF">2026-07-31T01:19:00Z</dcterms:created>
  <dcterms:modified xsi:type="dcterms:W3CDTF">2026-07-31T01:19:00Z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A718E50073C92D2C2A2C6B6A5BBF41C9_42</vt:lpwstr>
  </property>
</Properties>
</file>
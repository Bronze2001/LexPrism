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571623" w14:textId="7CDDD662" w:rsidR="005E025F" w:rsidRDefault="005D0D6D" w:rsidP="005E025F">
      <w:pPr>
        <w:pStyle w:val="a8"/>
        <w:spacing w:line="600" w:lineRule="exact"/>
      </w:pPr>
      <w:r w:rsidRPr="005D0D6D">
        <w:t>关于留学人员回国实习的律师回复</w:t>
      </w:r>
    </w:p>
    <w:p w14:paraId="3CF90087" w14:textId="3B6569F0" w:rsidR="005E025F" w:rsidRPr="005D0D6D" w:rsidRDefault="005D0D6D" w:rsidP="005D0D6D">
      <w:pPr>
        <w:spacing w:beforeLines="50" w:before="190" w:afterLines="50" w:after="190" w:line="440" w:lineRule="exact"/>
        <w:ind w:firstLineChars="0" w:firstLine="0"/>
        <w:rPr>
          <w:rFonts w:ascii="Times New Roman" w:eastAsia="仿宋" w:hAnsi="Times New Roman" w:cs="Times New Roman"/>
          <w:sz w:val="24"/>
          <w:szCs w:val="24"/>
        </w:rPr>
      </w:pPr>
      <w:r>
        <w:rPr>
          <w:rFonts w:ascii="Times New Roman" w:eastAsia="仿宋" w:hAnsi="Times New Roman" w:cs="Times New Roman" w:hint="eastAsia"/>
          <w:sz w:val="24"/>
          <w:szCs w:val="24"/>
        </w:rPr>
        <w:t>苏州市欧美同学会：</w:t>
      </w:r>
    </w:p>
    <w:p w14:paraId="3795FD48" w14:textId="374B68CB" w:rsidR="005E025F" w:rsidRDefault="005D0D6D" w:rsidP="00FE6B13">
      <w:pPr>
        <w:spacing w:afterLines="50" w:after="190" w:line="440" w:lineRule="exact"/>
        <w:ind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贵单位咨询，</w:t>
      </w:r>
      <w:r w:rsidRPr="005D0D6D">
        <w:rPr>
          <w:rFonts w:ascii="Times New Roman" w:eastAsia="仿宋" w:hAnsi="Times New Roman" w:cs="Times New Roman"/>
          <w:sz w:val="24"/>
          <w:szCs w:val="24"/>
        </w:rPr>
        <w:t>赴海外留学的</w:t>
      </w:r>
      <w:r w:rsidRPr="005D0D6D">
        <w:rPr>
          <w:rFonts w:ascii="Times New Roman" w:eastAsia="仿宋" w:hAnsi="Times New Roman" w:cs="Times New Roman" w:hint="eastAsia"/>
          <w:sz w:val="24"/>
          <w:szCs w:val="24"/>
        </w:rPr>
        <w:t>中国籍</w:t>
      </w:r>
      <w:r w:rsidRPr="005D0D6D">
        <w:rPr>
          <w:rFonts w:ascii="Times New Roman" w:eastAsia="仿宋" w:hAnsi="Times New Roman" w:cs="Times New Roman"/>
          <w:sz w:val="24"/>
          <w:szCs w:val="24"/>
        </w:rPr>
        <w:t>学生回国到</w:t>
      </w:r>
      <w:r w:rsidRPr="005D0D6D">
        <w:rPr>
          <w:rFonts w:ascii="Times New Roman" w:eastAsia="仿宋" w:hAnsi="Times New Roman" w:cs="Times New Roman" w:hint="eastAsia"/>
          <w:sz w:val="24"/>
          <w:szCs w:val="24"/>
        </w:rPr>
        <w:t>境内</w:t>
      </w:r>
      <w:r w:rsidRPr="005D0D6D">
        <w:rPr>
          <w:rFonts w:ascii="Times New Roman" w:eastAsia="仿宋" w:hAnsi="Times New Roman" w:cs="Times New Roman"/>
          <w:sz w:val="24"/>
          <w:szCs w:val="24"/>
        </w:rPr>
        <w:t>企业实习，</w:t>
      </w:r>
      <w:r w:rsidRPr="005D0D6D">
        <w:rPr>
          <w:rFonts w:ascii="Times New Roman" w:eastAsia="仿宋" w:hAnsi="Times New Roman" w:cs="Times New Roman" w:hint="eastAsia"/>
          <w:sz w:val="24"/>
          <w:szCs w:val="24"/>
        </w:rPr>
        <w:t>这些学生分别的学历层次包括了</w:t>
      </w:r>
      <w:r w:rsidRPr="005D0D6D">
        <w:rPr>
          <w:rFonts w:ascii="Times New Roman" w:eastAsia="仿宋" w:hAnsi="Times New Roman" w:cs="Times New Roman"/>
          <w:sz w:val="24"/>
          <w:szCs w:val="24"/>
        </w:rPr>
        <w:t>本科、硕士和博士，法律是否规定要给他们支付实习费用？要签署怎样的合同才合规？</w:t>
      </w:r>
    </w:p>
    <w:p w14:paraId="154C7733" w14:textId="5470D744" w:rsidR="005D0D6D" w:rsidRPr="005D0D6D" w:rsidRDefault="005D0D6D" w:rsidP="00FE6B13">
      <w:pPr>
        <w:spacing w:afterLines="50" w:after="190" w:line="440" w:lineRule="exact"/>
        <w:ind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根据现有法律，归国留学人员与企业或非企业单位建立的“非劳动关系”主要包括“实习”与“见习”关系，经过本所的研究与整理，回复如下：</w:t>
      </w:r>
    </w:p>
    <w:p w14:paraId="799947F8" w14:textId="716E16E9" w:rsidR="00BF4A7A" w:rsidRPr="008B7C35" w:rsidRDefault="005D0D6D" w:rsidP="008B7C35">
      <w:pPr>
        <w:spacing w:afterLines="50" w:after="190" w:line="440" w:lineRule="exact"/>
        <w:ind w:firstLineChars="0" w:firstLine="0"/>
        <w:rPr>
          <w:rFonts w:ascii="Times New Roman" w:eastAsia="仿宋" w:hAnsi="Times New Roman" w:cs="Times New Roman"/>
          <w:b/>
          <w:bCs/>
          <w:sz w:val="24"/>
          <w:szCs w:val="24"/>
        </w:rPr>
      </w:pPr>
      <w:r w:rsidRPr="008B7C35">
        <w:rPr>
          <w:rFonts w:ascii="Times New Roman" w:eastAsia="仿宋" w:hAnsi="Times New Roman" w:cs="Times New Roman" w:hint="eastAsia"/>
          <w:b/>
          <w:bCs/>
          <w:sz w:val="24"/>
          <w:szCs w:val="24"/>
        </w:rPr>
        <w:t>一、见习法律关系</w:t>
      </w:r>
    </w:p>
    <w:p w14:paraId="56BF8CDC" w14:textId="4E63C888" w:rsidR="005D0D6D" w:rsidRPr="008B7C35" w:rsidRDefault="005D0D6D" w:rsidP="001476C6">
      <w:pPr>
        <w:spacing w:afterLines="50" w:after="190" w:line="440" w:lineRule="exact"/>
        <w:ind w:firstLine="489"/>
        <w:rPr>
          <w:rFonts w:ascii="Times New Roman" w:eastAsia="仿宋" w:hAnsi="Times New Roman" w:cs="Times New Roman"/>
          <w:b/>
          <w:bCs/>
          <w:sz w:val="24"/>
          <w:szCs w:val="24"/>
        </w:rPr>
      </w:pPr>
      <w:r w:rsidRPr="008B7C35">
        <w:rPr>
          <w:rFonts w:ascii="Times New Roman" w:eastAsia="仿宋" w:hAnsi="Times New Roman" w:cs="Times New Roman" w:hint="eastAsia"/>
          <w:b/>
          <w:bCs/>
          <w:sz w:val="24"/>
          <w:szCs w:val="24"/>
        </w:rPr>
        <w:t>（一）法律定义</w:t>
      </w:r>
    </w:p>
    <w:p w14:paraId="2489A13F" w14:textId="39A27AF0" w:rsidR="00936F7F" w:rsidRPr="00936F7F" w:rsidRDefault="00936F7F" w:rsidP="001476C6">
      <w:pPr>
        <w:spacing w:afterLines="50" w:after="190" w:line="440" w:lineRule="exact"/>
        <w:ind w:firstLine="480"/>
        <w:rPr>
          <w:rFonts w:ascii="Times New Roman" w:eastAsia="仿宋" w:hAnsi="Times New Roman" w:cs="Times New Roman"/>
          <w:sz w:val="24"/>
          <w:szCs w:val="24"/>
        </w:rPr>
      </w:pPr>
      <w:r w:rsidRPr="00936F7F">
        <w:rPr>
          <w:rFonts w:ascii="Times New Roman" w:eastAsia="仿宋" w:hAnsi="Times New Roman" w:cs="Times New Roman"/>
          <w:sz w:val="24"/>
          <w:szCs w:val="24"/>
        </w:rPr>
        <w:t>中共中央组织部、人力资源社会保障部、外交部、教育部、科技部、公安部、中国人民银行、海关总署、国家医保局、国家移民局</w:t>
      </w:r>
      <w:r>
        <w:rPr>
          <w:rFonts w:ascii="Times New Roman" w:eastAsia="仿宋" w:hAnsi="Times New Roman" w:cs="Times New Roman" w:hint="eastAsia"/>
          <w:sz w:val="24"/>
          <w:szCs w:val="24"/>
        </w:rPr>
        <w:t>《</w:t>
      </w:r>
      <w:r w:rsidRPr="00936F7F">
        <w:rPr>
          <w:rFonts w:ascii="Times New Roman" w:eastAsia="仿宋" w:hAnsi="Times New Roman" w:cs="Times New Roman"/>
          <w:sz w:val="24"/>
          <w:szCs w:val="24"/>
        </w:rPr>
        <w:t>关于进一步做好留学人才回国服务工作的意见</w:t>
      </w:r>
      <w:r>
        <w:rPr>
          <w:rFonts w:ascii="Times New Roman" w:eastAsia="仿宋" w:hAnsi="Times New Roman" w:cs="Times New Roman" w:hint="eastAsia"/>
          <w:sz w:val="24"/>
          <w:szCs w:val="24"/>
        </w:rPr>
        <w:t>》（</w:t>
      </w:r>
      <w:r w:rsidRPr="00936F7F">
        <w:rPr>
          <w:rFonts w:ascii="Times New Roman" w:eastAsia="仿宋" w:hAnsi="Times New Roman" w:cs="Times New Roman"/>
          <w:sz w:val="24"/>
          <w:szCs w:val="24"/>
        </w:rPr>
        <w:t>人社部发〔</w:t>
      </w:r>
      <w:r w:rsidRPr="00936F7F">
        <w:rPr>
          <w:rFonts w:ascii="Times New Roman" w:eastAsia="仿宋" w:hAnsi="Times New Roman" w:cs="Times New Roman"/>
          <w:sz w:val="24"/>
          <w:szCs w:val="24"/>
        </w:rPr>
        <w:t>2024</w:t>
      </w:r>
      <w:r w:rsidRPr="00936F7F">
        <w:rPr>
          <w:rFonts w:ascii="Times New Roman" w:eastAsia="仿宋" w:hAnsi="Times New Roman" w:cs="Times New Roman"/>
          <w:sz w:val="24"/>
          <w:szCs w:val="24"/>
        </w:rPr>
        <w:t>〕</w:t>
      </w:r>
      <w:r w:rsidRPr="00936F7F">
        <w:rPr>
          <w:rFonts w:ascii="Times New Roman" w:eastAsia="仿宋" w:hAnsi="Times New Roman" w:cs="Times New Roman"/>
          <w:sz w:val="24"/>
          <w:szCs w:val="24"/>
        </w:rPr>
        <w:t>78</w:t>
      </w:r>
      <w:r w:rsidRPr="00936F7F">
        <w:rPr>
          <w:rFonts w:ascii="Times New Roman" w:eastAsia="仿宋" w:hAnsi="Times New Roman" w:cs="Times New Roman"/>
          <w:sz w:val="24"/>
          <w:szCs w:val="24"/>
        </w:rPr>
        <w:t>号</w:t>
      </w:r>
      <w:r w:rsidRPr="00936F7F">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第一条指出：“</w:t>
      </w:r>
      <w:r w:rsidRPr="00936F7F">
        <w:rPr>
          <w:rFonts w:ascii="Times New Roman" w:eastAsia="仿宋" w:hAnsi="Times New Roman" w:cs="Times New Roman"/>
          <w:sz w:val="24"/>
          <w:szCs w:val="24"/>
        </w:rPr>
        <w:t>持续推进就业见习岗位募集，组织符合条件的留学回国人才参加就业见习，鼓励见习单位按规定积极留用见习期满留学回国人才</w:t>
      </w:r>
      <w:r w:rsidRPr="00936F7F">
        <w:rPr>
          <w:rFonts w:ascii="Times New Roman" w:eastAsia="仿宋" w:hAnsi="Times New Roman" w:cs="Times New Roman" w:hint="eastAsia"/>
          <w:sz w:val="24"/>
          <w:szCs w:val="24"/>
        </w:rPr>
        <w:t>”</w:t>
      </w:r>
      <w:r w:rsidRPr="00936F7F">
        <w:rPr>
          <w:rFonts w:ascii="Times New Roman" w:eastAsia="仿宋" w:hAnsi="Times New Roman" w:cs="Times New Roman"/>
          <w:sz w:val="24"/>
          <w:szCs w:val="24"/>
        </w:rPr>
        <w:t>。</w:t>
      </w:r>
    </w:p>
    <w:p w14:paraId="0E1379C7" w14:textId="4826C558" w:rsidR="00936F7F" w:rsidRPr="00936F7F" w:rsidRDefault="00936F7F" w:rsidP="00936F7F">
      <w:pPr>
        <w:spacing w:afterLines="50" w:after="190" w:line="440" w:lineRule="exact"/>
        <w:ind w:firstLine="480"/>
        <w:rPr>
          <w:rFonts w:ascii="Times New Roman" w:eastAsia="仿宋" w:hAnsi="Times New Roman" w:cs="Times New Roman"/>
          <w:sz w:val="24"/>
          <w:szCs w:val="24"/>
        </w:rPr>
      </w:pPr>
      <w:r w:rsidRPr="00936F7F">
        <w:rPr>
          <w:rFonts w:ascii="Times New Roman" w:eastAsia="仿宋" w:hAnsi="Times New Roman" w:cs="Times New Roman"/>
          <w:sz w:val="24"/>
          <w:szCs w:val="24"/>
        </w:rPr>
        <w:t>人力资源社会保障部、教育部、财政部、商务部、国务院国资委、共青团中央、全国工商联</w:t>
      </w:r>
      <w:r w:rsidRPr="00936F7F">
        <w:rPr>
          <w:rFonts w:ascii="Times New Roman" w:eastAsia="仿宋" w:hAnsi="Times New Roman" w:cs="Times New Roman" w:hint="eastAsia"/>
          <w:sz w:val="24"/>
          <w:szCs w:val="24"/>
        </w:rPr>
        <w:t>《</w:t>
      </w:r>
      <w:r w:rsidRPr="00936F7F">
        <w:rPr>
          <w:rFonts w:ascii="Times New Roman" w:eastAsia="仿宋" w:hAnsi="Times New Roman" w:cs="Times New Roman"/>
          <w:sz w:val="24"/>
          <w:szCs w:val="24"/>
        </w:rPr>
        <w:t>关于进一步加强就业见习工作的通知</w:t>
      </w:r>
      <w:r w:rsidRPr="00936F7F">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w:t>
      </w:r>
      <w:r w:rsidRPr="00936F7F">
        <w:rPr>
          <w:rFonts w:ascii="Times New Roman" w:eastAsia="仿宋" w:hAnsi="Times New Roman" w:cs="Times New Roman"/>
          <w:sz w:val="24"/>
          <w:szCs w:val="24"/>
        </w:rPr>
        <w:t>人社部函〔</w:t>
      </w:r>
      <w:r w:rsidRPr="00936F7F">
        <w:rPr>
          <w:rFonts w:ascii="Times New Roman" w:eastAsia="仿宋" w:hAnsi="Times New Roman" w:cs="Times New Roman"/>
          <w:sz w:val="24"/>
          <w:szCs w:val="24"/>
        </w:rPr>
        <w:t>2020</w:t>
      </w:r>
      <w:r w:rsidRPr="00936F7F">
        <w:rPr>
          <w:rFonts w:ascii="Times New Roman" w:eastAsia="仿宋" w:hAnsi="Times New Roman" w:cs="Times New Roman"/>
          <w:sz w:val="24"/>
          <w:szCs w:val="24"/>
        </w:rPr>
        <w:t>〕</w:t>
      </w:r>
      <w:r w:rsidRPr="00936F7F">
        <w:rPr>
          <w:rFonts w:ascii="Times New Roman" w:eastAsia="仿宋" w:hAnsi="Times New Roman" w:cs="Times New Roman"/>
          <w:sz w:val="24"/>
          <w:szCs w:val="24"/>
        </w:rPr>
        <w:t>66</w:t>
      </w:r>
      <w:r w:rsidRPr="00936F7F">
        <w:rPr>
          <w:rFonts w:ascii="Times New Roman" w:eastAsia="仿宋" w:hAnsi="Times New Roman" w:cs="Times New Roman"/>
          <w:sz w:val="24"/>
          <w:szCs w:val="24"/>
        </w:rPr>
        <w:t>号</w:t>
      </w:r>
      <w:r w:rsidRPr="00936F7F">
        <w:rPr>
          <w:rFonts w:ascii="Times New Roman" w:eastAsia="仿宋" w:hAnsi="Times New Roman" w:cs="Times New Roman" w:hint="eastAsia"/>
          <w:sz w:val="24"/>
          <w:szCs w:val="24"/>
        </w:rPr>
        <w:t>）第一条：“</w:t>
      </w:r>
      <w:r w:rsidRPr="00936F7F">
        <w:rPr>
          <w:rFonts w:ascii="Times New Roman" w:eastAsia="仿宋" w:hAnsi="Times New Roman" w:cs="Times New Roman"/>
          <w:sz w:val="24"/>
          <w:szCs w:val="24"/>
        </w:rPr>
        <w:t>就业见习是组织青年进行岗位实践锻炼的就业准备活动</w:t>
      </w:r>
      <w:r w:rsidRPr="00936F7F">
        <w:rPr>
          <w:rFonts w:ascii="Times New Roman" w:eastAsia="仿宋" w:hAnsi="Times New Roman" w:cs="Times New Roman" w:hint="eastAsia"/>
          <w:sz w:val="24"/>
          <w:szCs w:val="24"/>
        </w:rPr>
        <w:t>”</w:t>
      </w:r>
      <w:r w:rsidRPr="00936F7F">
        <w:rPr>
          <w:rFonts w:ascii="Times New Roman" w:eastAsia="仿宋" w:hAnsi="Times New Roman" w:cs="Times New Roman"/>
          <w:sz w:val="24"/>
          <w:szCs w:val="24"/>
        </w:rPr>
        <w:t>。</w:t>
      </w:r>
    </w:p>
    <w:p w14:paraId="53E4F9D1" w14:textId="675F2693" w:rsidR="005D0D6D" w:rsidRPr="008B7C35" w:rsidRDefault="005D0D6D" w:rsidP="008B7C35">
      <w:pPr>
        <w:spacing w:afterLines="50" w:after="190" w:line="440" w:lineRule="exact"/>
        <w:ind w:firstLine="489"/>
        <w:rPr>
          <w:rFonts w:ascii="Times New Roman" w:eastAsia="仿宋" w:hAnsi="Times New Roman" w:cs="Times New Roman"/>
          <w:b/>
          <w:bCs/>
          <w:sz w:val="24"/>
          <w:szCs w:val="24"/>
        </w:rPr>
      </w:pPr>
      <w:r w:rsidRPr="008B7C35">
        <w:rPr>
          <w:rFonts w:ascii="Times New Roman" w:eastAsia="仿宋" w:hAnsi="Times New Roman" w:cs="Times New Roman" w:hint="eastAsia"/>
          <w:b/>
          <w:bCs/>
          <w:sz w:val="24"/>
          <w:szCs w:val="24"/>
        </w:rPr>
        <w:t>（二）适用对象</w:t>
      </w:r>
    </w:p>
    <w:p w14:paraId="52A05C5C" w14:textId="77777777" w:rsidR="008B7C35" w:rsidRPr="008B7C35" w:rsidRDefault="008B7C35" w:rsidP="001476C6">
      <w:pPr>
        <w:spacing w:afterLines="50" w:after="190" w:line="440" w:lineRule="exact"/>
        <w:ind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根据《</w:t>
      </w:r>
      <w:r w:rsidRPr="008B7C35">
        <w:rPr>
          <w:rFonts w:ascii="Times New Roman" w:eastAsia="仿宋" w:hAnsi="Times New Roman" w:cs="Times New Roman" w:hint="eastAsia"/>
          <w:sz w:val="24"/>
          <w:szCs w:val="24"/>
        </w:rPr>
        <w:t>江苏省就业见习经办规程》（人社发〔</w:t>
      </w:r>
      <w:r w:rsidRPr="008B7C35">
        <w:rPr>
          <w:rFonts w:ascii="Times New Roman" w:eastAsia="仿宋" w:hAnsi="Times New Roman" w:cs="Times New Roman" w:hint="eastAsia"/>
          <w:sz w:val="24"/>
          <w:szCs w:val="24"/>
        </w:rPr>
        <w:t>2023</w:t>
      </w:r>
      <w:r w:rsidRPr="008B7C35">
        <w:rPr>
          <w:rFonts w:ascii="Times New Roman" w:eastAsia="仿宋" w:hAnsi="Times New Roman" w:cs="Times New Roman" w:hint="eastAsia"/>
          <w:sz w:val="24"/>
          <w:szCs w:val="24"/>
        </w:rPr>
        <w:t>〕</w:t>
      </w:r>
      <w:r w:rsidRPr="008B7C35">
        <w:rPr>
          <w:rFonts w:ascii="Times New Roman" w:eastAsia="仿宋" w:hAnsi="Times New Roman" w:cs="Times New Roman" w:hint="eastAsia"/>
          <w:sz w:val="24"/>
          <w:szCs w:val="24"/>
        </w:rPr>
        <w:t>56</w:t>
      </w:r>
      <w:r w:rsidRPr="008B7C35">
        <w:rPr>
          <w:rFonts w:ascii="Times New Roman" w:eastAsia="仿宋" w:hAnsi="Times New Roman" w:cs="Times New Roman" w:hint="eastAsia"/>
          <w:sz w:val="24"/>
          <w:szCs w:val="24"/>
        </w:rPr>
        <w:t>号），适用对象为：</w:t>
      </w:r>
    </w:p>
    <w:p w14:paraId="75B87B9F" w14:textId="77777777" w:rsidR="008B7C35" w:rsidRPr="008B7C35" w:rsidRDefault="008B7C35" w:rsidP="008B7C35">
      <w:pPr>
        <w:spacing w:afterLines="50" w:after="190" w:line="440" w:lineRule="exact"/>
        <w:ind w:firstLine="480"/>
        <w:rPr>
          <w:rFonts w:ascii="Times New Roman" w:eastAsia="仿宋" w:hAnsi="Times New Roman" w:cs="Times New Roman"/>
          <w:sz w:val="24"/>
          <w:szCs w:val="24"/>
        </w:rPr>
      </w:pPr>
      <w:r w:rsidRPr="008B7C35">
        <w:rPr>
          <w:rFonts w:ascii="Times New Roman" w:eastAsia="仿宋" w:hAnsi="Times New Roman" w:cs="Times New Roman" w:hint="eastAsia"/>
          <w:sz w:val="24"/>
          <w:szCs w:val="24"/>
        </w:rPr>
        <w:t>（</w:t>
      </w:r>
      <w:r w:rsidRPr="008B7C35">
        <w:rPr>
          <w:rFonts w:ascii="Times New Roman" w:eastAsia="仿宋" w:hAnsi="Times New Roman" w:cs="Times New Roman" w:hint="eastAsia"/>
          <w:sz w:val="24"/>
          <w:szCs w:val="24"/>
        </w:rPr>
        <w:t>1</w:t>
      </w:r>
      <w:r w:rsidRPr="008B7C35">
        <w:rPr>
          <w:rFonts w:ascii="Times New Roman" w:eastAsia="仿宋" w:hAnsi="Times New Roman" w:cs="Times New Roman" w:hint="eastAsia"/>
          <w:sz w:val="24"/>
          <w:szCs w:val="24"/>
        </w:rPr>
        <w:t>）离毕业时间不足</w:t>
      </w:r>
      <w:r w:rsidRPr="008B7C35">
        <w:rPr>
          <w:rFonts w:ascii="Times New Roman" w:eastAsia="仿宋" w:hAnsi="Times New Roman" w:cs="Times New Roman" w:hint="eastAsia"/>
          <w:sz w:val="24"/>
          <w:szCs w:val="24"/>
        </w:rPr>
        <w:t>6</w:t>
      </w:r>
      <w:r w:rsidRPr="008B7C35">
        <w:rPr>
          <w:rFonts w:ascii="Times New Roman" w:eastAsia="仿宋" w:hAnsi="Times New Roman" w:cs="Times New Roman" w:hint="eastAsia"/>
          <w:sz w:val="24"/>
          <w:szCs w:val="24"/>
        </w:rPr>
        <w:t>个月（毕业当年</w:t>
      </w:r>
      <w:r w:rsidRPr="008B7C35">
        <w:rPr>
          <w:rFonts w:ascii="Times New Roman" w:eastAsia="仿宋" w:hAnsi="Times New Roman" w:cs="Times New Roman" w:hint="eastAsia"/>
          <w:sz w:val="24"/>
          <w:szCs w:val="24"/>
        </w:rPr>
        <w:t>1</w:t>
      </w:r>
      <w:r w:rsidRPr="008B7C35">
        <w:rPr>
          <w:rFonts w:ascii="Times New Roman" w:eastAsia="仿宋" w:hAnsi="Times New Roman" w:cs="Times New Roman" w:hint="eastAsia"/>
          <w:sz w:val="24"/>
          <w:szCs w:val="24"/>
        </w:rPr>
        <w:t>月</w:t>
      </w:r>
      <w:r w:rsidRPr="008B7C35">
        <w:rPr>
          <w:rFonts w:ascii="Times New Roman" w:eastAsia="仿宋" w:hAnsi="Times New Roman" w:cs="Times New Roman" w:hint="eastAsia"/>
          <w:sz w:val="24"/>
          <w:szCs w:val="24"/>
        </w:rPr>
        <w:t>1</w:t>
      </w:r>
      <w:r w:rsidRPr="008B7C35">
        <w:rPr>
          <w:rFonts w:ascii="Times New Roman" w:eastAsia="仿宋" w:hAnsi="Times New Roman" w:cs="Times New Roman" w:hint="eastAsia"/>
          <w:sz w:val="24"/>
          <w:szCs w:val="24"/>
        </w:rPr>
        <w:t>日至</w:t>
      </w:r>
      <w:r w:rsidRPr="008B7C35">
        <w:rPr>
          <w:rFonts w:ascii="Times New Roman" w:eastAsia="仿宋" w:hAnsi="Times New Roman" w:cs="Times New Roman" w:hint="eastAsia"/>
          <w:sz w:val="24"/>
          <w:szCs w:val="24"/>
        </w:rPr>
        <w:t>6</w:t>
      </w:r>
      <w:r w:rsidRPr="008B7C35">
        <w:rPr>
          <w:rFonts w:ascii="Times New Roman" w:eastAsia="仿宋" w:hAnsi="Times New Roman" w:cs="Times New Roman" w:hint="eastAsia"/>
          <w:sz w:val="24"/>
          <w:szCs w:val="24"/>
        </w:rPr>
        <w:t>月</w:t>
      </w:r>
      <w:r w:rsidRPr="008B7C35">
        <w:rPr>
          <w:rFonts w:ascii="Times New Roman" w:eastAsia="仿宋" w:hAnsi="Times New Roman" w:cs="Times New Roman" w:hint="eastAsia"/>
          <w:sz w:val="24"/>
          <w:szCs w:val="24"/>
        </w:rPr>
        <w:t>30</w:t>
      </w:r>
      <w:r w:rsidRPr="008B7C35">
        <w:rPr>
          <w:rFonts w:ascii="Times New Roman" w:eastAsia="仿宋" w:hAnsi="Times New Roman" w:cs="Times New Roman" w:hint="eastAsia"/>
          <w:sz w:val="24"/>
          <w:szCs w:val="24"/>
        </w:rPr>
        <w:t>日）尚未落实工作单位的全日制普通高校学生；</w:t>
      </w:r>
    </w:p>
    <w:p w14:paraId="761B46EE" w14:textId="5725E2E1" w:rsidR="008B7C35" w:rsidRPr="008B7C35" w:rsidRDefault="008B7C35" w:rsidP="008B7C35">
      <w:pPr>
        <w:spacing w:afterLines="50" w:after="190" w:line="440" w:lineRule="exact"/>
        <w:ind w:firstLine="480"/>
        <w:rPr>
          <w:rFonts w:ascii="Times New Roman" w:eastAsia="仿宋" w:hAnsi="Times New Roman" w:cs="Times New Roman"/>
          <w:sz w:val="24"/>
          <w:szCs w:val="24"/>
        </w:rPr>
      </w:pPr>
      <w:r w:rsidRPr="008B7C35">
        <w:rPr>
          <w:rFonts w:ascii="Times New Roman" w:eastAsia="仿宋" w:hAnsi="Times New Roman" w:cs="Times New Roman" w:hint="eastAsia"/>
          <w:sz w:val="24"/>
          <w:szCs w:val="24"/>
        </w:rPr>
        <w:t>（</w:t>
      </w:r>
      <w:r w:rsidRPr="008B7C35">
        <w:rPr>
          <w:rFonts w:ascii="Times New Roman" w:eastAsia="仿宋" w:hAnsi="Times New Roman" w:cs="Times New Roman" w:hint="eastAsia"/>
          <w:sz w:val="24"/>
          <w:szCs w:val="24"/>
        </w:rPr>
        <w:t>2</w:t>
      </w:r>
      <w:r w:rsidRPr="008B7C35">
        <w:rPr>
          <w:rFonts w:ascii="Times New Roman" w:eastAsia="仿宋" w:hAnsi="Times New Roman" w:cs="Times New Roman" w:hint="eastAsia"/>
          <w:sz w:val="24"/>
          <w:szCs w:val="24"/>
        </w:rPr>
        <w:t>）离校</w:t>
      </w:r>
      <w:r w:rsidRPr="008B7C35">
        <w:rPr>
          <w:rFonts w:ascii="Times New Roman" w:eastAsia="仿宋" w:hAnsi="Times New Roman" w:cs="Times New Roman" w:hint="eastAsia"/>
          <w:sz w:val="24"/>
          <w:szCs w:val="24"/>
        </w:rPr>
        <w:t>2</w:t>
      </w:r>
      <w:r w:rsidRPr="008B7C35">
        <w:rPr>
          <w:rFonts w:ascii="Times New Roman" w:eastAsia="仿宋" w:hAnsi="Times New Roman" w:cs="Times New Roman" w:hint="eastAsia"/>
          <w:sz w:val="24"/>
          <w:szCs w:val="24"/>
        </w:rPr>
        <w:t>年内未就业的全日制普通高校毕业生（含通过教育部相关机构学历学</w:t>
      </w:r>
      <w:r w:rsidRPr="008B7C35">
        <w:rPr>
          <w:rFonts w:ascii="Times New Roman" w:eastAsia="仿宋" w:hAnsi="Times New Roman" w:cs="Times New Roman" w:hint="eastAsia"/>
          <w:sz w:val="24"/>
          <w:szCs w:val="24"/>
        </w:rPr>
        <w:lastRenderedPageBreak/>
        <w:t>位认证的留学回国人员、港澳台大学生）；及</w:t>
      </w:r>
    </w:p>
    <w:p w14:paraId="285B2FFB" w14:textId="48120020" w:rsidR="008B7C35" w:rsidRDefault="008B7C35" w:rsidP="008B7C35">
      <w:pPr>
        <w:spacing w:afterLines="50" w:after="190" w:line="440" w:lineRule="exact"/>
        <w:ind w:firstLine="480"/>
        <w:rPr>
          <w:rFonts w:ascii="Times New Roman" w:eastAsia="仿宋" w:hAnsi="Times New Roman" w:cs="Times New Roman"/>
          <w:sz w:val="24"/>
          <w:szCs w:val="24"/>
        </w:rPr>
      </w:pPr>
      <w:r w:rsidRPr="008B7C35">
        <w:rPr>
          <w:rFonts w:ascii="Times New Roman" w:eastAsia="仿宋" w:hAnsi="Times New Roman" w:cs="Times New Roman" w:hint="eastAsia"/>
          <w:sz w:val="24"/>
          <w:szCs w:val="24"/>
        </w:rPr>
        <w:t>（</w:t>
      </w:r>
      <w:r w:rsidRPr="008B7C35">
        <w:rPr>
          <w:rFonts w:ascii="Times New Roman" w:eastAsia="仿宋" w:hAnsi="Times New Roman" w:cs="Times New Roman" w:hint="eastAsia"/>
          <w:sz w:val="24"/>
          <w:szCs w:val="24"/>
        </w:rPr>
        <w:t>3</w:t>
      </w:r>
      <w:r w:rsidRPr="008B7C35">
        <w:rPr>
          <w:rFonts w:ascii="Times New Roman" w:eastAsia="仿宋" w:hAnsi="Times New Roman" w:cs="Times New Roman" w:hint="eastAsia"/>
          <w:sz w:val="24"/>
          <w:szCs w:val="24"/>
        </w:rPr>
        <w:t>）</w:t>
      </w:r>
      <w:r w:rsidRPr="008B7C35">
        <w:rPr>
          <w:rFonts w:ascii="Times New Roman" w:eastAsia="仿宋" w:hAnsi="Times New Roman" w:cs="Times New Roman" w:hint="eastAsia"/>
          <w:sz w:val="24"/>
          <w:szCs w:val="24"/>
        </w:rPr>
        <w:t>16</w:t>
      </w:r>
      <w:r w:rsidRPr="008B7C35">
        <w:rPr>
          <w:rFonts w:ascii="Times New Roman" w:eastAsia="仿宋" w:hAnsi="Times New Roman" w:cs="Times New Roman" w:hint="eastAsia"/>
          <w:sz w:val="24"/>
          <w:szCs w:val="24"/>
        </w:rPr>
        <w:t>—</w:t>
      </w:r>
      <w:r w:rsidRPr="008B7C35">
        <w:rPr>
          <w:rFonts w:ascii="Times New Roman" w:eastAsia="仿宋" w:hAnsi="Times New Roman" w:cs="Times New Roman" w:hint="eastAsia"/>
          <w:sz w:val="24"/>
          <w:szCs w:val="24"/>
        </w:rPr>
        <w:t>24</w:t>
      </w:r>
      <w:r w:rsidRPr="008B7C35">
        <w:rPr>
          <w:rFonts w:ascii="Times New Roman" w:eastAsia="仿宋" w:hAnsi="Times New Roman" w:cs="Times New Roman" w:hint="eastAsia"/>
          <w:sz w:val="24"/>
          <w:szCs w:val="24"/>
        </w:rPr>
        <w:t>周岁登记失业青年。</w:t>
      </w:r>
    </w:p>
    <w:p w14:paraId="3F4C512D" w14:textId="6C7AAD81" w:rsidR="00936F7F" w:rsidRPr="008B7C35" w:rsidRDefault="005D0D6D" w:rsidP="008B7C35">
      <w:pPr>
        <w:spacing w:afterLines="50" w:after="190" w:line="440" w:lineRule="exact"/>
        <w:ind w:firstLine="489"/>
        <w:rPr>
          <w:rFonts w:ascii="Times New Roman" w:eastAsia="仿宋" w:hAnsi="Times New Roman" w:cs="Times New Roman"/>
          <w:b/>
          <w:bCs/>
          <w:sz w:val="24"/>
          <w:szCs w:val="24"/>
        </w:rPr>
      </w:pPr>
      <w:r w:rsidRPr="008B7C35">
        <w:rPr>
          <w:rFonts w:ascii="Times New Roman" w:eastAsia="仿宋" w:hAnsi="Times New Roman" w:cs="Times New Roman" w:hint="eastAsia"/>
          <w:b/>
          <w:bCs/>
          <w:sz w:val="24"/>
          <w:szCs w:val="24"/>
        </w:rPr>
        <w:t>（三）</w:t>
      </w:r>
      <w:r w:rsidR="00936F7F" w:rsidRPr="008B7C35">
        <w:rPr>
          <w:rFonts w:ascii="Times New Roman" w:eastAsia="仿宋" w:hAnsi="Times New Roman" w:cs="Times New Roman" w:hint="eastAsia"/>
          <w:b/>
          <w:bCs/>
          <w:sz w:val="24"/>
          <w:szCs w:val="24"/>
        </w:rPr>
        <w:t>见习单位要求</w:t>
      </w:r>
    </w:p>
    <w:p w14:paraId="7F174E8B" w14:textId="16D9FA7C" w:rsidR="008B7C35" w:rsidRDefault="008B7C35" w:rsidP="001476C6">
      <w:pPr>
        <w:spacing w:afterLines="50" w:after="190" w:line="440" w:lineRule="exact"/>
        <w:ind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根据《</w:t>
      </w:r>
      <w:r w:rsidRPr="008B7C35">
        <w:rPr>
          <w:rFonts w:ascii="Times New Roman" w:eastAsia="仿宋" w:hAnsi="Times New Roman" w:cs="Times New Roman" w:hint="eastAsia"/>
          <w:sz w:val="24"/>
          <w:szCs w:val="24"/>
        </w:rPr>
        <w:t>江苏省就业见习经办规程》</w:t>
      </w:r>
      <w:r>
        <w:rPr>
          <w:rFonts w:ascii="Times New Roman" w:eastAsia="仿宋" w:hAnsi="Times New Roman" w:cs="Times New Roman" w:hint="eastAsia"/>
          <w:sz w:val="24"/>
          <w:szCs w:val="24"/>
        </w:rPr>
        <w:t>第七条，用</w:t>
      </w:r>
      <w:r w:rsidRPr="008B7C35">
        <w:rPr>
          <w:rFonts w:ascii="Times New Roman" w:eastAsia="仿宋" w:hAnsi="Times New Roman" w:cs="Times New Roman" w:hint="eastAsia"/>
          <w:sz w:val="24"/>
          <w:szCs w:val="24"/>
        </w:rPr>
        <w:t>人单位登录“江苏人社网上办事服务大厅”提出申请，填报相关信息，包含单位的基本信息、单位简介、就业见习管理方案、带教方案、见习指导师资、就业见习制度等，经属地公共就业和人才服务机构审核后可设立为见习单位。</w:t>
      </w:r>
    </w:p>
    <w:p w14:paraId="6FDF2F61" w14:textId="2B764DE0" w:rsidR="0005662E" w:rsidRDefault="0005662E" w:rsidP="001476C6">
      <w:pPr>
        <w:spacing w:afterLines="50" w:after="190" w:line="440" w:lineRule="exact"/>
        <w:ind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根据《</w:t>
      </w:r>
      <w:r w:rsidRPr="008B7C35">
        <w:rPr>
          <w:rFonts w:ascii="Times New Roman" w:eastAsia="仿宋" w:hAnsi="Times New Roman" w:cs="Times New Roman" w:hint="eastAsia"/>
          <w:sz w:val="24"/>
          <w:szCs w:val="24"/>
        </w:rPr>
        <w:t>江苏省就业见习经办规程》</w:t>
      </w:r>
      <w:r>
        <w:rPr>
          <w:rFonts w:ascii="Times New Roman" w:eastAsia="仿宋" w:hAnsi="Times New Roman" w:cs="Times New Roman" w:hint="eastAsia"/>
          <w:sz w:val="24"/>
          <w:szCs w:val="24"/>
        </w:rPr>
        <w:t>第六条，申请见习单位应当具备下列条件：</w:t>
      </w:r>
    </w:p>
    <w:p w14:paraId="6B4EC49E" w14:textId="241CD8CA" w:rsidR="0005662E" w:rsidRPr="0005662E" w:rsidRDefault="0005662E" w:rsidP="0005662E">
      <w:pPr>
        <w:spacing w:afterLines="50" w:after="190" w:line="440" w:lineRule="exact"/>
        <w:ind w:firstLine="480"/>
        <w:rPr>
          <w:rFonts w:ascii="Times New Roman" w:eastAsia="仿宋" w:hAnsi="Times New Roman" w:cs="Times New Roman"/>
          <w:sz w:val="24"/>
          <w:szCs w:val="24"/>
        </w:rPr>
      </w:pPr>
      <w:r w:rsidRPr="0005662E">
        <w:rPr>
          <w:rFonts w:ascii="Times New Roman" w:eastAsia="仿宋" w:hAnsi="Times New Roman" w:cs="Times New Roman" w:hint="eastAsia"/>
          <w:sz w:val="24"/>
          <w:szCs w:val="24"/>
        </w:rPr>
        <w:t xml:space="preserve">1. </w:t>
      </w:r>
      <w:r w:rsidRPr="0005662E">
        <w:rPr>
          <w:rFonts w:ascii="Times New Roman" w:eastAsia="仿宋" w:hAnsi="Times New Roman" w:cs="Times New Roman" w:hint="eastAsia"/>
          <w:sz w:val="24"/>
          <w:szCs w:val="24"/>
        </w:rPr>
        <w:t>符合当地经济发展方向，具有一定规模，具有良好的社会信誉，社会责任感强，用工安全规范，在职职工人数在</w:t>
      </w:r>
      <w:r w:rsidRPr="0005662E">
        <w:rPr>
          <w:rFonts w:ascii="Times New Roman" w:eastAsia="仿宋" w:hAnsi="Times New Roman" w:cs="Times New Roman" w:hint="eastAsia"/>
          <w:sz w:val="24"/>
          <w:szCs w:val="24"/>
        </w:rPr>
        <w:t>10</w:t>
      </w:r>
      <w:r w:rsidRPr="0005662E">
        <w:rPr>
          <w:rFonts w:ascii="Times New Roman" w:eastAsia="仿宋" w:hAnsi="Times New Roman" w:cs="Times New Roman" w:hint="eastAsia"/>
          <w:sz w:val="24"/>
          <w:szCs w:val="24"/>
        </w:rPr>
        <w:t>人以上（劳务派遣单位的在职职工人数不包括派遣员工）。</w:t>
      </w:r>
    </w:p>
    <w:p w14:paraId="47D9D16B" w14:textId="624F2D68" w:rsidR="0005662E" w:rsidRPr="0005662E" w:rsidRDefault="0005662E" w:rsidP="0005662E">
      <w:pPr>
        <w:spacing w:afterLines="50" w:after="190" w:line="440" w:lineRule="exact"/>
        <w:ind w:firstLine="480"/>
        <w:rPr>
          <w:rFonts w:ascii="Times New Roman" w:eastAsia="仿宋" w:hAnsi="Times New Roman" w:cs="Times New Roman"/>
          <w:sz w:val="24"/>
          <w:szCs w:val="24"/>
        </w:rPr>
      </w:pPr>
      <w:r w:rsidRPr="0005662E">
        <w:rPr>
          <w:rFonts w:ascii="Times New Roman" w:eastAsia="仿宋" w:hAnsi="Times New Roman" w:cs="Times New Roman" w:hint="eastAsia"/>
          <w:sz w:val="24"/>
          <w:szCs w:val="24"/>
        </w:rPr>
        <w:t xml:space="preserve">2. </w:t>
      </w:r>
      <w:r w:rsidRPr="0005662E">
        <w:rPr>
          <w:rFonts w:ascii="Times New Roman" w:eastAsia="仿宋" w:hAnsi="Times New Roman" w:cs="Times New Roman" w:hint="eastAsia"/>
          <w:sz w:val="24"/>
          <w:szCs w:val="24"/>
        </w:rPr>
        <w:t>生产经营满</w:t>
      </w:r>
      <w:r w:rsidRPr="0005662E">
        <w:rPr>
          <w:rFonts w:ascii="Times New Roman" w:eastAsia="仿宋" w:hAnsi="Times New Roman" w:cs="Times New Roman" w:hint="eastAsia"/>
          <w:sz w:val="24"/>
          <w:szCs w:val="24"/>
        </w:rPr>
        <w:t>1</w:t>
      </w:r>
      <w:r w:rsidRPr="0005662E">
        <w:rPr>
          <w:rFonts w:ascii="Times New Roman" w:eastAsia="仿宋" w:hAnsi="Times New Roman" w:cs="Times New Roman" w:hint="eastAsia"/>
          <w:sz w:val="24"/>
          <w:szCs w:val="24"/>
        </w:rPr>
        <w:t>年，能够持续提供一定数量的见习岗位，能够委派专人负责见习人员工作指导，具有完善、规范的就业见习管理标准和规程。</w:t>
      </w:r>
    </w:p>
    <w:p w14:paraId="0A43BEA1" w14:textId="24549433" w:rsidR="0005662E" w:rsidRPr="0005662E" w:rsidRDefault="0005662E" w:rsidP="0005662E">
      <w:pPr>
        <w:spacing w:afterLines="50" w:after="190" w:line="440" w:lineRule="exact"/>
        <w:ind w:firstLine="480"/>
        <w:rPr>
          <w:rFonts w:ascii="Times New Roman" w:eastAsia="仿宋" w:hAnsi="Times New Roman" w:cs="Times New Roman"/>
          <w:sz w:val="24"/>
          <w:szCs w:val="24"/>
        </w:rPr>
      </w:pPr>
      <w:r w:rsidRPr="0005662E">
        <w:rPr>
          <w:rFonts w:ascii="Times New Roman" w:eastAsia="仿宋" w:hAnsi="Times New Roman" w:cs="Times New Roman" w:hint="eastAsia"/>
          <w:sz w:val="24"/>
          <w:szCs w:val="24"/>
        </w:rPr>
        <w:t xml:space="preserve">3. </w:t>
      </w:r>
      <w:r w:rsidRPr="0005662E">
        <w:rPr>
          <w:rFonts w:ascii="Times New Roman" w:eastAsia="仿宋" w:hAnsi="Times New Roman" w:cs="Times New Roman" w:hint="eastAsia"/>
          <w:sz w:val="24"/>
          <w:szCs w:val="24"/>
        </w:rPr>
        <w:t>为每名就业见习人员配备带教老师；带教老师原则上应为本单位员工，且具有</w:t>
      </w:r>
      <w:r w:rsidRPr="0005662E">
        <w:rPr>
          <w:rFonts w:ascii="Times New Roman" w:eastAsia="仿宋" w:hAnsi="Times New Roman" w:cs="Times New Roman" w:hint="eastAsia"/>
          <w:sz w:val="24"/>
          <w:szCs w:val="24"/>
        </w:rPr>
        <w:t>1</w:t>
      </w:r>
      <w:r w:rsidRPr="0005662E">
        <w:rPr>
          <w:rFonts w:ascii="Times New Roman" w:eastAsia="仿宋" w:hAnsi="Times New Roman" w:cs="Times New Roman" w:hint="eastAsia"/>
          <w:sz w:val="24"/>
          <w:szCs w:val="24"/>
        </w:rPr>
        <w:t>年以上工作经验。</w:t>
      </w:r>
    </w:p>
    <w:p w14:paraId="63F4E846" w14:textId="7B784D4B" w:rsidR="0005662E" w:rsidRPr="0005662E" w:rsidRDefault="0005662E" w:rsidP="0005662E">
      <w:pPr>
        <w:spacing w:afterLines="50" w:after="190" w:line="440" w:lineRule="exact"/>
        <w:ind w:firstLine="480"/>
        <w:rPr>
          <w:rFonts w:ascii="Times New Roman" w:eastAsia="仿宋" w:hAnsi="Times New Roman" w:cs="Times New Roman"/>
          <w:sz w:val="24"/>
          <w:szCs w:val="24"/>
        </w:rPr>
      </w:pPr>
      <w:r w:rsidRPr="0005662E">
        <w:rPr>
          <w:rFonts w:ascii="Times New Roman" w:eastAsia="仿宋" w:hAnsi="Times New Roman" w:cs="Times New Roman" w:hint="eastAsia"/>
          <w:sz w:val="24"/>
          <w:szCs w:val="24"/>
        </w:rPr>
        <w:t xml:space="preserve">4. </w:t>
      </w:r>
      <w:r w:rsidRPr="0005662E">
        <w:rPr>
          <w:rFonts w:ascii="Times New Roman" w:eastAsia="仿宋" w:hAnsi="Times New Roman" w:cs="Times New Roman" w:hint="eastAsia"/>
          <w:sz w:val="24"/>
          <w:szCs w:val="24"/>
        </w:rPr>
        <w:t>规模较大、经济社会效益较好、行业内知名度较高的企业中，具有一定行业代表性和社会影响力的知名企业；在吸纳高校毕业生等青年群体就业方面具有表率作用的，可优先设立为见习单位。</w:t>
      </w:r>
    </w:p>
    <w:p w14:paraId="4B4BAD87" w14:textId="238F3FDB" w:rsidR="0005662E" w:rsidRPr="0005662E" w:rsidRDefault="0005662E" w:rsidP="0005662E">
      <w:pPr>
        <w:spacing w:afterLines="50" w:after="190" w:line="440" w:lineRule="exact"/>
        <w:ind w:firstLine="480"/>
        <w:rPr>
          <w:rFonts w:ascii="Times New Roman" w:eastAsia="仿宋" w:hAnsi="Times New Roman" w:cs="Times New Roman"/>
          <w:sz w:val="24"/>
          <w:szCs w:val="24"/>
        </w:rPr>
      </w:pPr>
      <w:r w:rsidRPr="0005662E">
        <w:rPr>
          <w:rFonts w:ascii="Times New Roman" w:eastAsia="仿宋" w:hAnsi="Times New Roman" w:cs="Times New Roman" w:hint="eastAsia"/>
          <w:sz w:val="24"/>
          <w:szCs w:val="24"/>
        </w:rPr>
        <w:t xml:space="preserve">5. </w:t>
      </w:r>
      <w:r w:rsidRPr="0005662E">
        <w:rPr>
          <w:rFonts w:ascii="Times New Roman" w:eastAsia="仿宋" w:hAnsi="Times New Roman" w:cs="Times New Roman" w:hint="eastAsia"/>
          <w:sz w:val="24"/>
          <w:szCs w:val="24"/>
        </w:rPr>
        <w:t>设区市、县（市、区）对见习单位认定的其他条件。</w:t>
      </w:r>
    </w:p>
    <w:p w14:paraId="64797E00" w14:textId="79996C04" w:rsidR="005D0D6D" w:rsidRPr="008B7C35" w:rsidRDefault="00936F7F" w:rsidP="008B7C35">
      <w:pPr>
        <w:spacing w:afterLines="50" w:after="190" w:line="440" w:lineRule="exact"/>
        <w:ind w:firstLine="489"/>
        <w:rPr>
          <w:rFonts w:ascii="Times New Roman" w:eastAsia="仿宋" w:hAnsi="Times New Roman" w:cs="Times New Roman"/>
          <w:b/>
          <w:bCs/>
          <w:sz w:val="24"/>
          <w:szCs w:val="24"/>
        </w:rPr>
      </w:pPr>
      <w:r w:rsidRPr="008B7C35">
        <w:rPr>
          <w:rFonts w:ascii="Times New Roman" w:eastAsia="仿宋" w:hAnsi="Times New Roman" w:cs="Times New Roman" w:hint="eastAsia"/>
          <w:b/>
          <w:bCs/>
          <w:sz w:val="24"/>
          <w:szCs w:val="24"/>
        </w:rPr>
        <w:t>（四）</w:t>
      </w:r>
      <w:r w:rsidR="008B7C35">
        <w:rPr>
          <w:rFonts w:ascii="Times New Roman" w:eastAsia="仿宋" w:hAnsi="Times New Roman" w:cs="Times New Roman" w:hint="eastAsia"/>
          <w:b/>
          <w:bCs/>
          <w:sz w:val="24"/>
          <w:szCs w:val="24"/>
        </w:rPr>
        <w:t>见习协议的</w:t>
      </w:r>
      <w:r w:rsidR="005D0D6D" w:rsidRPr="008B7C35">
        <w:rPr>
          <w:rFonts w:ascii="Times New Roman" w:eastAsia="仿宋" w:hAnsi="Times New Roman" w:cs="Times New Roman" w:hint="eastAsia"/>
          <w:b/>
          <w:bCs/>
          <w:sz w:val="24"/>
          <w:szCs w:val="24"/>
        </w:rPr>
        <w:t>签署</w:t>
      </w:r>
    </w:p>
    <w:p w14:paraId="4092E2CE" w14:textId="4239FB21" w:rsidR="00936F7F" w:rsidRDefault="008B7C35" w:rsidP="001476C6">
      <w:pPr>
        <w:spacing w:afterLines="50" w:after="190" w:line="440" w:lineRule="exact"/>
        <w:ind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根据《</w:t>
      </w:r>
      <w:r w:rsidRPr="008B7C35">
        <w:rPr>
          <w:rFonts w:ascii="Times New Roman" w:eastAsia="仿宋" w:hAnsi="Times New Roman" w:cs="Times New Roman" w:hint="eastAsia"/>
          <w:sz w:val="24"/>
          <w:szCs w:val="24"/>
        </w:rPr>
        <w:t>江苏省就业见习经办规程》第十五条，个人可通过“江苏人社网上办事服务大厅”、江苏智慧人社</w:t>
      </w:r>
      <w:r w:rsidRPr="008B7C35">
        <w:rPr>
          <w:rFonts w:ascii="Times New Roman" w:eastAsia="仿宋" w:hAnsi="Times New Roman" w:cs="Times New Roman" w:hint="eastAsia"/>
          <w:sz w:val="24"/>
          <w:szCs w:val="24"/>
        </w:rPr>
        <w:t>APP</w:t>
      </w:r>
      <w:r w:rsidRPr="008B7C35">
        <w:rPr>
          <w:rFonts w:ascii="Times New Roman" w:eastAsia="仿宋" w:hAnsi="Times New Roman" w:cs="Times New Roman" w:hint="eastAsia"/>
          <w:sz w:val="24"/>
          <w:szCs w:val="24"/>
        </w:rPr>
        <w:t>或微信、支付宝小程序等选择意向见习岗位。经见习单位和属地公共就业和人才服务机构审核确认，签订就业见习协议。</w:t>
      </w:r>
    </w:p>
    <w:p w14:paraId="6B659B98" w14:textId="511E31FA" w:rsidR="005D0D6D" w:rsidRPr="008B7C35" w:rsidRDefault="005D0D6D" w:rsidP="008B7C35">
      <w:pPr>
        <w:spacing w:afterLines="50" w:after="190" w:line="440" w:lineRule="exact"/>
        <w:ind w:firstLine="489"/>
        <w:rPr>
          <w:rFonts w:ascii="Times New Roman" w:eastAsia="仿宋" w:hAnsi="Times New Roman" w:cs="Times New Roman"/>
          <w:b/>
          <w:bCs/>
          <w:sz w:val="24"/>
          <w:szCs w:val="24"/>
        </w:rPr>
      </w:pPr>
      <w:r w:rsidRPr="008B7C35">
        <w:rPr>
          <w:rFonts w:ascii="Times New Roman" w:eastAsia="仿宋" w:hAnsi="Times New Roman" w:cs="Times New Roman" w:hint="eastAsia"/>
          <w:b/>
          <w:bCs/>
          <w:sz w:val="24"/>
          <w:szCs w:val="24"/>
        </w:rPr>
        <w:t>（</w:t>
      </w:r>
      <w:r w:rsidR="00936F7F" w:rsidRPr="008B7C35">
        <w:rPr>
          <w:rFonts w:ascii="Times New Roman" w:eastAsia="仿宋" w:hAnsi="Times New Roman" w:cs="Times New Roman" w:hint="eastAsia"/>
          <w:b/>
          <w:bCs/>
          <w:sz w:val="24"/>
          <w:szCs w:val="24"/>
        </w:rPr>
        <w:t>五</w:t>
      </w:r>
      <w:r w:rsidRPr="008B7C35">
        <w:rPr>
          <w:rFonts w:ascii="Times New Roman" w:eastAsia="仿宋" w:hAnsi="Times New Roman" w:cs="Times New Roman" w:hint="eastAsia"/>
          <w:b/>
          <w:bCs/>
          <w:sz w:val="24"/>
          <w:szCs w:val="24"/>
        </w:rPr>
        <w:t>）</w:t>
      </w:r>
      <w:r w:rsidR="008B7C35">
        <w:rPr>
          <w:rFonts w:ascii="Times New Roman" w:eastAsia="仿宋" w:hAnsi="Times New Roman" w:cs="Times New Roman" w:hint="eastAsia"/>
          <w:b/>
          <w:bCs/>
          <w:sz w:val="24"/>
          <w:szCs w:val="24"/>
        </w:rPr>
        <w:t>见习补贴</w:t>
      </w:r>
    </w:p>
    <w:p w14:paraId="57468F15" w14:textId="08253ADF" w:rsidR="008B7C35" w:rsidRDefault="008B7C35" w:rsidP="001476C6">
      <w:pPr>
        <w:spacing w:afterLines="50" w:after="190" w:line="440" w:lineRule="exact"/>
        <w:ind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第一，关于领取补贴的前置条件。根据《</w:t>
      </w:r>
      <w:r w:rsidRPr="008B7C35">
        <w:rPr>
          <w:rFonts w:ascii="Times New Roman" w:eastAsia="仿宋" w:hAnsi="Times New Roman" w:cs="Times New Roman" w:hint="eastAsia"/>
          <w:sz w:val="24"/>
          <w:szCs w:val="24"/>
        </w:rPr>
        <w:t>江苏省就业见习经办规程》第十八条第一款，</w:t>
      </w:r>
      <w:r>
        <w:rPr>
          <w:rFonts w:ascii="Times New Roman" w:eastAsia="仿宋" w:hAnsi="Times New Roman" w:cs="Times New Roman" w:hint="eastAsia"/>
          <w:sz w:val="24"/>
          <w:szCs w:val="24"/>
        </w:rPr>
        <w:t>“</w:t>
      </w:r>
      <w:r w:rsidRPr="008B7C35">
        <w:rPr>
          <w:rFonts w:ascii="Times New Roman" w:eastAsia="仿宋" w:hAnsi="Times New Roman" w:cs="Times New Roman" w:hint="eastAsia"/>
          <w:sz w:val="24"/>
          <w:szCs w:val="24"/>
        </w:rPr>
        <w:t>见习人员每月出勤天数达</w:t>
      </w:r>
      <w:r w:rsidRPr="008B7C35">
        <w:rPr>
          <w:rFonts w:ascii="Times New Roman" w:eastAsia="仿宋" w:hAnsi="Times New Roman" w:cs="Times New Roman" w:hint="eastAsia"/>
          <w:sz w:val="24"/>
          <w:szCs w:val="24"/>
        </w:rPr>
        <w:t>15</w:t>
      </w:r>
      <w:r w:rsidRPr="008B7C35">
        <w:rPr>
          <w:rFonts w:ascii="Times New Roman" w:eastAsia="仿宋" w:hAnsi="Times New Roman" w:cs="Times New Roman" w:hint="eastAsia"/>
          <w:sz w:val="24"/>
          <w:szCs w:val="24"/>
        </w:rPr>
        <w:t>天及以上的可享受见习补贴</w:t>
      </w:r>
      <w:r>
        <w:rPr>
          <w:rFonts w:ascii="Times New Roman" w:eastAsia="仿宋" w:hAnsi="Times New Roman" w:cs="Times New Roman" w:hint="eastAsia"/>
          <w:sz w:val="24"/>
          <w:szCs w:val="24"/>
        </w:rPr>
        <w:t>”。</w:t>
      </w:r>
    </w:p>
    <w:p w14:paraId="5F9147E7" w14:textId="2481600D" w:rsidR="008B7C35" w:rsidRDefault="008B7C35" w:rsidP="001476C6">
      <w:pPr>
        <w:spacing w:afterLines="50" w:after="190" w:line="440" w:lineRule="exact"/>
        <w:ind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第二，关于见习补贴的标准。根据《</w:t>
      </w:r>
      <w:r w:rsidRPr="008B7C35">
        <w:rPr>
          <w:rFonts w:ascii="Times New Roman" w:eastAsia="仿宋" w:hAnsi="Times New Roman" w:cs="Times New Roman" w:hint="eastAsia"/>
          <w:sz w:val="24"/>
          <w:szCs w:val="24"/>
        </w:rPr>
        <w:t>江苏省就业见习经办规程》</w:t>
      </w:r>
      <w:r>
        <w:rPr>
          <w:rFonts w:ascii="Times New Roman" w:eastAsia="仿宋" w:hAnsi="Times New Roman" w:cs="Times New Roman" w:hint="eastAsia"/>
          <w:sz w:val="24"/>
          <w:szCs w:val="24"/>
        </w:rPr>
        <w:t>第十九条“</w:t>
      </w:r>
      <w:r w:rsidRPr="008B7C35">
        <w:rPr>
          <w:rFonts w:ascii="Times New Roman" w:eastAsia="仿宋" w:hAnsi="Times New Roman" w:cs="Times New Roman" w:hint="eastAsia"/>
          <w:sz w:val="24"/>
          <w:szCs w:val="24"/>
        </w:rPr>
        <w:t>就业见习补贴标准由各地根据当地实际情况确定，原则上不低于当地上年月最低工资标准</w:t>
      </w:r>
      <w:r w:rsidRPr="008B7C35">
        <w:rPr>
          <w:rFonts w:ascii="Times New Roman" w:eastAsia="仿宋" w:hAnsi="Times New Roman" w:cs="Times New Roman" w:hint="eastAsia"/>
          <w:sz w:val="24"/>
          <w:szCs w:val="24"/>
        </w:rPr>
        <w:t>60%</w:t>
      </w:r>
      <w:r w:rsidRPr="008B7C35">
        <w:rPr>
          <w:rFonts w:ascii="Times New Roman" w:eastAsia="仿宋" w:hAnsi="Times New Roman" w:cs="Times New Roman" w:hint="eastAsia"/>
          <w:sz w:val="24"/>
          <w:szCs w:val="24"/>
        </w:rPr>
        <w:t>”。</w:t>
      </w:r>
    </w:p>
    <w:p w14:paraId="72E49664" w14:textId="6782C025" w:rsidR="008B7C35" w:rsidRDefault="008B7C35" w:rsidP="001476C6">
      <w:pPr>
        <w:spacing w:afterLines="50" w:after="190" w:line="440" w:lineRule="exact"/>
        <w:ind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第三，关于见习补贴的领取方式。根据《</w:t>
      </w:r>
      <w:r w:rsidRPr="008B7C35">
        <w:rPr>
          <w:rFonts w:ascii="Times New Roman" w:eastAsia="仿宋" w:hAnsi="Times New Roman" w:cs="Times New Roman" w:hint="eastAsia"/>
          <w:sz w:val="24"/>
          <w:szCs w:val="24"/>
        </w:rPr>
        <w:t>江苏省就业见习经办规程》</w:t>
      </w:r>
      <w:r>
        <w:rPr>
          <w:rFonts w:ascii="Times New Roman" w:eastAsia="仿宋" w:hAnsi="Times New Roman" w:cs="Times New Roman" w:hint="eastAsia"/>
          <w:sz w:val="24"/>
          <w:szCs w:val="24"/>
        </w:rPr>
        <w:t>第二十二条：“</w:t>
      </w:r>
      <w:r w:rsidRPr="008B7C35">
        <w:rPr>
          <w:rFonts w:ascii="Times New Roman" w:eastAsia="仿宋" w:hAnsi="Times New Roman" w:cs="Times New Roman" w:hint="eastAsia"/>
          <w:sz w:val="24"/>
          <w:szCs w:val="24"/>
        </w:rPr>
        <w:t>见习单位和就业见习个人可向人社部门提出见习补贴申请，人社部门自收到申请之日起</w:t>
      </w:r>
      <w:r w:rsidRPr="008B7C35">
        <w:rPr>
          <w:rFonts w:ascii="Times New Roman" w:eastAsia="仿宋" w:hAnsi="Times New Roman" w:cs="Times New Roman" w:hint="eastAsia"/>
          <w:sz w:val="24"/>
          <w:szCs w:val="24"/>
        </w:rPr>
        <w:t>3</w:t>
      </w:r>
      <w:r w:rsidRPr="008B7C35">
        <w:rPr>
          <w:rFonts w:ascii="Times New Roman" w:eastAsia="仿宋" w:hAnsi="Times New Roman" w:cs="Times New Roman" w:hint="eastAsia"/>
          <w:sz w:val="24"/>
          <w:szCs w:val="24"/>
        </w:rPr>
        <w:t>个工作日内完成审核，通过人社部门官方网站公示后，按规定发放就业见习补贴，公示期不少于</w:t>
      </w:r>
      <w:r w:rsidRPr="008B7C35">
        <w:rPr>
          <w:rFonts w:ascii="Times New Roman" w:eastAsia="仿宋" w:hAnsi="Times New Roman" w:cs="Times New Roman" w:hint="eastAsia"/>
          <w:sz w:val="24"/>
          <w:szCs w:val="24"/>
        </w:rPr>
        <w:t>7</w:t>
      </w:r>
      <w:r w:rsidRPr="008B7C35">
        <w:rPr>
          <w:rFonts w:ascii="Times New Roman" w:eastAsia="仿宋" w:hAnsi="Times New Roman" w:cs="Times New Roman" w:hint="eastAsia"/>
          <w:sz w:val="24"/>
          <w:szCs w:val="24"/>
        </w:rPr>
        <w:t>天。见习补贴发放至见习单位的，见习单位需提供预支见习补助的银行流水或发放凭证；见习补贴发放至见习人员的，见习人员需提供本人社保卡对应的银行账号”。</w:t>
      </w:r>
    </w:p>
    <w:p w14:paraId="38083B4C" w14:textId="5AC154EA" w:rsidR="005D0D6D" w:rsidRPr="0005662E" w:rsidRDefault="005D0D6D" w:rsidP="001476C6">
      <w:pPr>
        <w:spacing w:afterLines="50" w:after="190" w:line="440" w:lineRule="exact"/>
        <w:ind w:firstLine="489"/>
        <w:rPr>
          <w:rFonts w:ascii="Times New Roman" w:eastAsia="仿宋" w:hAnsi="Times New Roman" w:cs="Times New Roman"/>
          <w:b/>
          <w:bCs/>
          <w:sz w:val="24"/>
          <w:szCs w:val="24"/>
        </w:rPr>
      </w:pPr>
      <w:r w:rsidRPr="0005662E">
        <w:rPr>
          <w:rFonts w:ascii="Times New Roman" w:eastAsia="仿宋" w:hAnsi="Times New Roman" w:cs="Times New Roman" w:hint="eastAsia"/>
          <w:b/>
          <w:bCs/>
          <w:sz w:val="24"/>
          <w:szCs w:val="24"/>
        </w:rPr>
        <w:t>（</w:t>
      </w:r>
      <w:r w:rsidR="00936F7F" w:rsidRPr="0005662E">
        <w:rPr>
          <w:rFonts w:ascii="Times New Roman" w:eastAsia="仿宋" w:hAnsi="Times New Roman" w:cs="Times New Roman" w:hint="eastAsia"/>
          <w:b/>
          <w:bCs/>
          <w:sz w:val="24"/>
          <w:szCs w:val="24"/>
        </w:rPr>
        <w:t>六</w:t>
      </w:r>
      <w:r w:rsidRPr="0005662E">
        <w:rPr>
          <w:rFonts w:ascii="Times New Roman" w:eastAsia="仿宋" w:hAnsi="Times New Roman" w:cs="Times New Roman" w:hint="eastAsia"/>
          <w:b/>
          <w:bCs/>
          <w:sz w:val="24"/>
          <w:szCs w:val="24"/>
        </w:rPr>
        <w:t>）</w:t>
      </w:r>
      <w:ins w:id="0" w:author="沈靖城 Shen, Linton" w:date="2026-09-08T16:36:00Z" w16du:dateUtc="2026-09-08T08:36:00Z">
        <w:r w:rsidR="00064D12">
          <w:rPr>
            <w:rFonts w:ascii="Times New Roman" w:eastAsia="仿宋" w:hAnsi="Times New Roman" w:cs="Times New Roman" w:hint="eastAsia"/>
            <w:b/>
            <w:bCs/>
            <w:sz w:val="24"/>
            <w:szCs w:val="24"/>
          </w:rPr>
          <w:t>人身安全保障</w:t>
        </w:r>
      </w:ins>
      <w:del w:id="1" w:author="沈靖城 Shen, Linton" w:date="2026-09-08T16:36:00Z" w16du:dateUtc="2026-09-08T08:36:00Z">
        <w:r w:rsidRPr="0005662E" w:rsidDel="00064D12">
          <w:rPr>
            <w:rFonts w:ascii="Times New Roman" w:eastAsia="仿宋" w:hAnsi="Times New Roman" w:cs="Times New Roman" w:hint="eastAsia"/>
            <w:b/>
            <w:bCs/>
            <w:sz w:val="24"/>
            <w:szCs w:val="24"/>
          </w:rPr>
          <w:delText>见习单位的其他</w:delText>
        </w:r>
        <w:r w:rsidR="00936F7F" w:rsidRPr="0005662E" w:rsidDel="00064D12">
          <w:rPr>
            <w:rFonts w:ascii="Times New Roman" w:eastAsia="仿宋" w:hAnsi="Times New Roman" w:cs="Times New Roman" w:hint="eastAsia"/>
            <w:b/>
            <w:bCs/>
            <w:sz w:val="24"/>
            <w:szCs w:val="24"/>
          </w:rPr>
          <w:delText>义务</w:delText>
        </w:r>
      </w:del>
    </w:p>
    <w:p w14:paraId="2C76EDEC" w14:textId="66FD0654" w:rsidR="00936F7F" w:rsidRPr="0005662E" w:rsidRDefault="00064D12" w:rsidP="001476C6">
      <w:pPr>
        <w:spacing w:afterLines="50" w:after="190" w:line="440" w:lineRule="exact"/>
        <w:ind w:firstLine="480"/>
        <w:rPr>
          <w:rFonts w:ascii="Times New Roman" w:eastAsia="仿宋" w:hAnsi="Times New Roman" w:cs="Times New Roman"/>
          <w:sz w:val="24"/>
          <w:szCs w:val="24"/>
        </w:rPr>
      </w:pPr>
      <w:ins w:id="2" w:author="沈靖城 Shen, Linton" w:date="2026-09-08T16:36:00Z" w16du:dateUtc="2026-09-08T08:36:00Z">
        <w:r>
          <w:rPr>
            <w:rFonts w:ascii="Times New Roman" w:eastAsia="仿宋" w:hAnsi="Times New Roman" w:cs="Times New Roman" w:hint="eastAsia"/>
            <w:sz w:val="24"/>
            <w:szCs w:val="24"/>
          </w:rPr>
          <w:t>一方面，</w:t>
        </w:r>
      </w:ins>
      <w:del w:id="3" w:author="沈靖城 Shen, Linton" w:date="2026-09-08T16:36:00Z" w16du:dateUtc="2026-09-08T08:36:00Z">
        <w:r w:rsidR="00936F7F" w:rsidDel="00064D12">
          <w:rPr>
            <w:rFonts w:ascii="Times New Roman" w:eastAsia="仿宋" w:hAnsi="Times New Roman" w:cs="Times New Roman" w:hint="eastAsia"/>
            <w:sz w:val="24"/>
            <w:szCs w:val="24"/>
          </w:rPr>
          <w:delText>第一，</w:delText>
        </w:r>
      </w:del>
      <w:ins w:id="4" w:author="沈靖城 Shen, Linton" w:date="2026-09-08T16:36:00Z" w16du:dateUtc="2026-09-08T08:36:00Z">
        <w:r>
          <w:rPr>
            <w:rFonts w:ascii="Times New Roman" w:eastAsia="仿宋" w:hAnsi="Times New Roman" w:cs="Times New Roman" w:hint="eastAsia"/>
            <w:sz w:val="24"/>
            <w:szCs w:val="24"/>
          </w:rPr>
          <w:t>根据现有规定，政府负责</w:t>
        </w:r>
      </w:ins>
      <w:r w:rsidR="0005662E">
        <w:rPr>
          <w:rFonts w:ascii="Times New Roman" w:eastAsia="仿宋" w:hAnsi="Times New Roman" w:cs="Times New Roman" w:hint="eastAsia"/>
          <w:sz w:val="24"/>
          <w:szCs w:val="24"/>
        </w:rPr>
        <w:t>办理</w:t>
      </w:r>
      <w:r w:rsidR="0005662E" w:rsidRPr="00936F7F">
        <w:rPr>
          <w:rFonts w:ascii="Times New Roman" w:eastAsia="仿宋" w:hAnsi="Times New Roman" w:cs="Times New Roman"/>
          <w:sz w:val="24"/>
          <w:szCs w:val="24"/>
        </w:rPr>
        <w:t>人身意外伤害保险</w:t>
      </w:r>
      <w:r w:rsidR="0005662E">
        <w:rPr>
          <w:rFonts w:ascii="Times New Roman" w:eastAsia="仿宋" w:hAnsi="Times New Roman" w:cs="Times New Roman" w:hint="eastAsia"/>
          <w:sz w:val="24"/>
          <w:szCs w:val="24"/>
        </w:rPr>
        <w:t>。</w:t>
      </w:r>
      <w:del w:id="5" w:author="沈靖城 Shen, Linton" w:date="2026-09-08T16:36:00Z" w16du:dateUtc="2026-09-08T08:36:00Z">
        <w:r w:rsidR="00936F7F" w:rsidDel="00064D12">
          <w:rPr>
            <w:rFonts w:ascii="Times New Roman" w:eastAsia="仿宋" w:hAnsi="Times New Roman" w:cs="Times New Roman" w:hint="eastAsia"/>
            <w:sz w:val="24"/>
            <w:szCs w:val="24"/>
          </w:rPr>
          <w:delText>根据</w:delText>
        </w:r>
        <w:r w:rsidR="00936F7F" w:rsidRPr="00936F7F" w:rsidDel="00064D12">
          <w:rPr>
            <w:rFonts w:ascii="Times New Roman" w:eastAsia="仿宋" w:hAnsi="Times New Roman" w:cs="Times New Roman" w:hint="eastAsia"/>
            <w:sz w:val="24"/>
            <w:szCs w:val="24"/>
          </w:rPr>
          <w:delText>《</w:delText>
        </w:r>
        <w:r w:rsidR="00936F7F" w:rsidRPr="00936F7F" w:rsidDel="00064D12">
          <w:rPr>
            <w:rFonts w:ascii="Times New Roman" w:eastAsia="仿宋" w:hAnsi="Times New Roman" w:cs="Times New Roman"/>
            <w:sz w:val="24"/>
            <w:szCs w:val="24"/>
          </w:rPr>
          <w:delText>关于进一步加强就业见习工作的通知</w:delText>
        </w:r>
        <w:r w:rsidR="00936F7F" w:rsidRPr="00936F7F" w:rsidDel="00064D12">
          <w:rPr>
            <w:rFonts w:ascii="Times New Roman" w:eastAsia="仿宋" w:hAnsi="Times New Roman" w:cs="Times New Roman" w:hint="eastAsia"/>
            <w:sz w:val="24"/>
            <w:szCs w:val="24"/>
          </w:rPr>
          <w:delText>》</w:delText>
        </w:r>
        <w:r w:rsidR="00936F7F" w:rsidDel="00064D12">
          <w:rPr>
            <w:rFonts w:ascii="Times New Roman" w:eastAsia="仿宋" w:hAnsi="Times New Roman" w:cs="Times New Roman" w:hint="eastAsia"/>
            <w:sz w:val="24"/>
            <w:szCs w:val="24"/>
          </w:rPr>
          <w:delText>第一条，见习单位应当为见习人员</w:delText>
        </w:r>
        <w:r w:rsidR="00936F7F" w:rsidRPr="00936F7F" w:rsidDel="00064D12">
          <w:rPr>
            <w:rFonts w:ascii="Times New Roman" w:eastAsia="仿宋" w:hAnsi="Times New Roman" w:cs="Times New Roman"/>
            <w:sz w:val="24"/>
            <w:szCs w:val="24"/>
          </w:rPr>
          <w:delText>办理人身意外伤害保险</w:delText>
        </w:r>
        <w:r w:rsidR="00936F7F" w:rsidRPr="00936F7F" w:rsidDel="00064D12">
          <w:rPr>
            <w:rFonts w:ascii="Times New Roman" w:eastAsia="仿宋" w:hAnsi="Times New Roman" w:cs="Times New Roman" w:hint="eastAsia"/>
            <w:sz w:val="24"/>
            <w:szCs w:val="24"/>
          </w:rPr>
          <w:delText>。</w:delText>
        </w:r>
        <w:r w:rsidR="008B7C35" w:rsidDel="00064D12">
          <w:rPr>
            <w:rFonts w:ascii="Times New Roman" w:eastAsia="仿宋" w:hAnsi="Times New Roman" w:cs="Times New Roman" w:hint="eastAsia"/>
            <w:sz w:val="24"/>
            <w:szCs w:val="24"/>
          </w:rPr>
          <w:delText>然而，</w:delText>
        </w:r>
      </w:del>
      <w:r w:rsidR="008B7C35">
        <w:rPr>
          <w:rFonts w:ascii="Times New Roman" w:eastAsia="仿宋" w:hAnsi="Times New Roman" w:cs="Times New Roman" w:hint="eastAsia"/>
          <w:sz w:val="24"/>
          <w:szCs w:val="24"/>
        </w:rPr>
        <w:t>《</w:t>
      </w:r>
      <w:r w:rsidR="008B7C35" w:rsidRPr="008B7C35">
        <w:rPr>
          <w:rFonts w:ascii="Times New Roman" w:eastAsia="仿宋" w:hAnsi="Times New Roman" w:cs="Times New Roman" w:hint="eastAsia"/>
          <w:sz w:val="24"/>
          <w:szCs w:val="24"/>
        </w:rPr>
        <w:t>江苏省就业见习经办规程》</w:t>
      </w:r>
      <w:r w:rsidR="008B7C35">
        <w:rPr>
          <w:rFonts w:ascii="Times New Roman" w:eastAsia="仿宋" w:hAnsi="Times New Roman" w:cs="Times New Roman" w:hint="eastAsia"/>
          <w:sz w:val="24"/>
          <w:szCs w:val="24"/>
        </w:rPr>
        <w:t>已经明确，“</w:t>
      </w:r>
      <w:r w:rsidR="008B7C35" w:rsidRPr="00936F7F">
        <w:rPr>
          <w:rFonts w:ascii="Times New Roman" w:eastAsia="仿宋" w:hAnsi="Times New Roman" w:cs="Times New Roman"/>
          <w:sz w:val="24"/>
          <w:szCs w:val="24"/>
        </w:rPr>
        <w:t>人身意外伤害保险</w:t>
      </w:r>
      <w:r w:rsidR="008B7C35">
        <w:rPr>
          <w:rFonts w:ascii="Times New Roman" w:eastAsia="仿宋" w:hAnsi="Times New Roman" w:cs="Times New Roman" w:hint="eastAsia"/>
          <w:sz w:val="24"/>
          <w:szCs w:val="24"/>
        </w:rPr>
        <w:t>”</w:t>
      </w:r>
      <w:r w:rsidR="0005662E" w:rsidRPr="0005662E">
        <w:rPr>
          <w:rFonts w:ascii="Times New Roman" w:eastAsia="仿宋" w:hAnsi="Times New Roman" w:cs="Times New Roman" w:hint="eastAsia"/>
          <w:sz w:val="24"/>
          <w:szCs w:val="24"/>
        </w:rPr>
        <w:t xml:space="preserve"> </w:t>
      </w:r>
      <w:r w:rsidR="0005662E" w:rsidRPr="0005662E">
        <w:rPr>
          <w:rFonts w:ascii="Times New Roman" w:eastAsia="仿宋" w:hAnsi="Times New Roman" w:cs="Times New Roman" w:hint="eastAsia"/>
          <w:sz w:val="24"/>
          <w:szCs w:val="24"/>
        </w:rPr>
        <w:t>由见习单位属地人社部门应在见习人员上岗前为其办理。</w:t>
      </w:r>
    </w:p>
    <w:p w14:paraId="62D8359C" w14:textId="4BC23E34" w:rsidR="0005662E" w:rsidRDefault="0005662E" w:rsidP="001476C6">
      <w:pPr>
        <w:spacing w:afterLines="50" w:after="190" w:line="440" w:lineRule="exact"/>
        <w:ind w:firstLine="480"/>
        <w:rPr>
          <w:rFonts w:ascii="Times New Roman" w:eastAsia="仿宋" w:hAnsi="Times New Roman" w:cs="Times New Roman"/>
          <w:sz w:val="24"/>
          <w:szCs w:val="24"/>
        </w:rPr>
      </w:pPr>
      <w:del w:id="6" w:author="沈靖城 Shen, Linton" w:date="2026-09-08T16:36:00Z" w16du:dateUtc="2026-09-08T08:36:00Z">
        <w:r w:rsidDel="00064D12">
          <w:rPr>
            <w:rFonts w:ascii="Times New Roman" w:eastAsia="仿宋" w:hAnsi="Times New Roman" w:cs="Times New Roman" w:hint="eastAsia"/>
            <w:sz w:val="24"/>
            <w:szCs w:val="24"/>
          </w:rPr>
          <w:delText>第二</w:delText>
        </w:r>
      </w:del>
      <w:ins w:id="7" w:author="沈靖城 Shen, Linton" w:date="2026-09-08T16:36:00Z" w16du:dateUtc="2026-09-08T08:36:00Z">
        <w:r w:rsidR="00064D12">
          <w:rPr>
            <w:rFonts w:ascii="Times New Roman" w:eastAsia="仿宋" w:hAnsi="Times New Roman" w:cs="Times New Roman" w:hint="eastAsia"/>
            <w:sz w:val="24"/>
            <w:szCs w:val="24"/>
          </w:rPr>
          <w:t>另一方面</w:t>
        </w:r>
      </w:ins>
      <w:r>
        <w:rPr>
          <w:rFonts w:ascii="Times New Roman" w:eastAsia="仿宋" w:hAnsi="Times New Roman" w:cs="Times New Roman" w:hint="eastAsia"/>
          <w:sz w:val="24"/>
          <w:szCs w:val="24"/>
        </w:rPr>
        <w:t>，</w:t>
      </w:r>
      <w:ins w:id="8" w:author="沈靖城 Shen, Linton" w:date="2026-09-08T16:36:00Z" w16du:dateUtc="2026-09-08T08:36:00Z">
        <w:r w:rsidR="00064D12">
          <w:rPr>
            <w:rFonts w:ascii="Times New Roman" w:eastAsia="仿宋" w:hAnsi="Times New Roman" w:cs="Times New Roman" w:hint="eastAsia"/>
            <w:sz w:val="24"/>
            <w:szCs w:val="24"/>
          </w:rPr>
          <w:t>见习单位可以选择为见习生</w:t>
        </w:r>
      </w:ins>
      <w:r>
        <w:rPr>
          <w:rFonts w:ascii="Times New Roman" w:eastAsia="仿宋" w:hAnsi="Times New Roman" w:cs="Times New Roman" w:hint="eastAsia"/>
          <w:sz w:val="24"/>
          <w:szCs w:val="24"/>
        </w:rPr>
        <w:t>办理社会保险。《</w:t>
      </w:r>
      <w:r w:rsidRPr="008B7C35">
        <w:rPr>
          <w:rFonts w:ascii="Times New Roman" w:eastAsia="仿宋" w:hAnsi="Times New Roman" w:cs="Times New Roman" w:hint="eastAsia"/>
          <w:sz w:val="24"/>
          <w:szCs w:val="24"/>
        </w:rPr>
        <w:t>江苏省就业见习经办规程》</w:t>
      </w:r>
      <w:r>
        <w:rPr>
          <w:rFonts w:ascii="Times New Roman" w:eastAsia="仿宋" w:hAnsi="Times New Roman" w:cs="Times New Roman" w:hint="eastAsia"/>
          <w:sz w:val="24"/>
          <w:szCs w:val="24"/>
        </w:rPr>
        <w:t>强调，</w:t>
      </w:r>
      <w:r w:rsidRPr="0005662E">
        <w:rPr>
          <w:rFonts w:ascii="Times New Roman" w:eastAsia="仿宋" w:hAnsi="Times New Roman" w:cs="Times New Roman" w:hint="eastAsia"/>
          <w:sz w:val="24"/>
          <w:szCs w:val="24"/>
        </w:rPr>
        <w:t>有条件的地市也可为见习人员单独购买工伤保险。根据《</w:t>
      </w:r>
      <w:r w:rsidRPr="0005662E">
        <w:rPr>
          <w:rFonts w:ascii="Times New Roman" w:eastAsia="仿宋" w:hAnsi="Times New Roman" w:cs="Times New Roman"/>
          <w:sz w:val="24"/>
          <w:szCs w:val="24"/>
        </w:rPr>
        <w:t>江苏省实习生和见习人员参加工伤保险办法</w:t>
      </w:r>
      <w:r w:rsidRPr="0005662E">
        <w:rPr>
          <w:rFonts w:ascii="Times New Roman" w:eastAsia="仿宋" w:hAnsi="Times New Roman" w:cs="Times New Roman" w:hint="eastAsia"/>
          <w:sz w:val="24"/>
          <w:szCs w:val="24"/>
        </w:rPr>
        <w:t>》，用人单位可</w:t>
      </w:r>
      <w:r w:rsidRPr="0005662E">
        <w:rPr>
          <w:rFonts w:ascii="Times New Roman" w:eastAsia="仿宋" w:hAnsi="Times New Roman" w:cs="Times New Roman"/>
          <w:sz w:val="24"/>
          <w:szCs w:val="24"/>
        </w:rPr>
        <w:t>以自愿为本单位实习生和见习人员参加工伤保险，缴纳工伤保险费。实习见习人员个人不缴纳工伤保险费。</w:t>
      </w:r>
    </w:p>
    <w:p w14:paraId="2FDA97F9" w14:textId="2681E00A" w:rsidR="00936F7F" w:rsidRPr="0005662E" w:rsidRDefault="00936F7F" w:rsidP="0005662E">
      <w:pPr>
        <w:spacing w:afterLines="50" w:after="190" w:line="440" w:lineRule="exact"/>
        <w:ind w:firstLineChars="0" w:firstLine="0"/>
        <w:rPr>
          <w:rFonts w:ascii="Times New Roman" w:eastAsia="仿宋" w:hAnsi="Times New Roman" w:cs="Times New Roman"/>
          <w:b/>
          <w:bCs/>
          <w:sz w:val="24"/>
          <w:szCs w:val="24"/>
        </w:rPr>
      </w:pPr>
      <w:r w:rsidRPr="0005662E">
        <w:rPr>
          <w:rFonts w:ascii="Times New Roman" w:eastAsia="仿宋" w:hAnsi="Times New Roman" w:cs="Times New Roman" w:hint="eastAsia"/>
          <w:b/>
          <w:bCs/>
          <w:sz w:val="24"/>
          <w:szCs w:val="24"/>
        </w:rPr>
        <w:t>二、实习法律关系</w:t>
      </w:r>
    </w:p>
    <w:p w14:paraId="7004E599" w14:textId="77777777" w:rsidR="00936F7F" w:rsidRPr="0005662E" w:rsidRDefault="00936F7F" w:rsidP="00936F7F">
      <w:pPr>
        <w:spacing w:afterLines="50" w:after="190" w:line="440" w:lineRule="exact"/>
        <w:ind w:firstLine="489"/>
        <w:rPr>
          <w:rFonts w:ascii="Times New Roman" w:eastAsia="仿宋" w:hAnsi="Times New Roman" w:cs="Times New Roman"/>
          <w:b/>
          <w:bCs/>
          <w:sz w:val="24"/>
          <w:szCs w:val="24"/>
        </w:rPr>
      </w:pPr>
      <w:r w:rsidRPr="0005662E">
        <w:rPr>
          <w:rFonts w:ascii="Times New Roman" w:eastAsia="仿宋" w:hAnsi="Times New Roman" w:cs="Times New Roman" w:hint="eastAsia"/>
          <w:b/>
          <w:bCs/>
          <w:sz w:val="24"/>
          <w:szCs w:val="24"/>
        </w:rPr>
        <w:t>（一）法律定义</w:t>
      </w:r>
    </w:p>
    <w:p w14:paraId="46F6E2D7" w14:textId="00DB935C" w:rsidR="0005662E" w:rsidRDefault="0005662E" w:rsidP="0005662E">
      <w:pPr>
        <w:spacing w:afterLines="50" w:after="190" w:line="440" w:lineRule="exact"/>
        <w:ind w:firstLine="480"/>
        <w:rPr>
          <w:rFonts w:ascii="Times New Roman" w:eastAsia="仿宋" w:hAnsi="Times New Roman" w:cs="Times New Roman"/>
          <w:sz w:val="24"/>
          <w:szCs w:val="24"/>
        </w:rPr>
      </w:pPr>
      <w:r w:rsidRPr="0005662E">
        <w:rPr>
          <w:rFonts w:ascii="Times New Roman" w:eastAsia="仿宋" w:hAnsi="Times New Roman" w:cs="Times New Roman"/>
          <w:sz w:val="24"/>
          <w:szCs w:val="24"/>
        </w:rPr>
        <w:t>《江苏省高等学校学生企业实习管理规定》</w:t>
      </w:r>
      <w:r w:rsidRPr="0005662E">
        <w:rPr>
          <w:rFonts w:ascii="Times New Roman" w:eastAsia="仿宋" w:hAnsi="Times New Roman" w:cs="Times New Roman" w:hint="eastAsia"/>
          <w:sz w:val="24"/>
          <w:szCs w:val="24"/>
        </w:rPr>
        <w:t>（</w:t>
      </w:r>
      <w:r w:rsidRPr="0005662E">
        <w:rPr>
          <w:rFonts w:ascii="Times New Roman" w:eastAsia="仿宋" w:hAnsi="Times New Roman" w:cs="Times New Roman"/>
          <w:sz w:val="24"/>
          <w:szCs w:val="24"/>
        </w:rPr>
        <w:t>苏教规〔</w:t>
      </w:r>
      <w:r w:rsidRPr="0005662E">
        <w:rPr>
          <w:rFonts w:ascii="Times New Roman" w:eastAsia="仿宋" w:hAnsi="Times New Roman" w:cs="Times New Roman"/>
          <w:sz w:val="24"/>
          <w:szCs w:val="24"/>
        </w:rPr>
        <w:t>2025</w:t>
      </w:r>
      <w:r w:rsidRPr="0005662E">
        <w:rPr>
          <w:rFonts w:ascii="Times New Roman" w:eastAsia="仿宋" w:hAnsi="Times New Roman" w:cs="Times New Roman"/>
          <w:sz w:val="24"/>
          <w:szCs w:val="24"/>
        </w:rPr>
        <w:t>〕</w:t>
      </w:r>
      <w:r w:rsidRPr="0005662E">
        <w:rPr>
          <w:rFonts w:ascii="Times New Roman" w:eastAsia="仿宋" w:hAnsi="Times New Roman" w:cs="Times New Roman"/>
          <w:sz w:val="24"/>
          <w:szCs w:val="24"/>
        </w:rPr>
        <w:t>1</w:t>
      </w:r>
      <w:r w:rsidRPr="0005662E">
        <w:rPr>
          <w:rFonts w:ascii="Times New Roman" w:eastAsia="仿宋" w:hAnsi="Times New Roman" w:cs="Times New Roman"/>
          <w:sz w:val="24"/>
          <w:szCs w:val="24"/>
        </w:rPr>
        <w:t>号</w:t>
      </w:r>
      <w:r w:rsidRPr="0005662E">
        <w:rPr>
          <w:rFonts w:ascii="Times New Roman" w:eastAsia="仿宋" w:hAnsi="Times New Roman" w:cs="Times New Roman" w:hint="eastAsia"/>
          <w:sz w:val="24"/>
          <w:szCs w:val="24"/>
        </w:rPr>
        <w:t>）明确，“</w:t>
      </w:r>
      <w:r w:rsidRPr="0005662E">
        <w:rPr>
          <w:rFonts w:ascii="Times New Roman" w:eastAsia="仿宋" w:hAnsi="Times New Roman" w:cs="Times New Roman"/>
          <w:sz w:val="24"/>
          <w:szCs w:val="24"/>
        </w:rPr>
        <w:t>实习是指在高校接受全日制学历教育的专科生、本科生和研究生等，按照所学专业人才培养方案，被安排到企业参加的实践性教学活动，包括认识实习和岗位实习两类</w:t>
      </w:r>
      <w:r w:rsidRPr="0005662E">
        <w:rPr>
          <w:rFonts w:ascii="Times New Roman" w:eastAsia="仿宋" w:hAnsi="Times New Roman" w:cs="Times New Roman" w:hint="eastAsia"/>
          <w:sz w:val="24"/>
          <w:szCs w:val="24"/>
        </w:rPr>
        <w:t>”。</w:t>
      </w:r>
    </w:p>
    <w:p w14:paraId="06E91CFD" w14:textId="77777777" w:rsidR="00936F7F" w:rsidRPr="0005662E" w:rsidRDefault="00936F7F" w:rsidP="00936F7F">
      <w:pPr>
        <w:spacing w:afterLines="50" w:after="190" w:line="440" w:lineRule="exact"/>
        <w:ind w:firstLine="489"/>
        <w:rPr>
          <w:rFonts w:ascii="Times New Roman" w:eastAsia="仿宋" w:hAnsi="Times New Roman" w:cs="Times New Roman"/>
          <w:b/>
          <w:bCs/>
          <w:sz w:val="24"/>
          <w:szCs w:val="24"/>
        </w:rPr>
      </w:pPr>
      <w:r w:rsidRPr="0005662E">
        <w:rPr>
          <w:rFonts w:ascii="Times New Roman" w:eastAsia="仿宋" w:hAnsi="Times New Roman" w:cs="Times New Roman" w:hint="eastAsia"/>
          <w:b/>
          <w:bCs/>
          <w:sz w:val="24"/>
          <w:szCs w:val="24"/>
        </w:rPr>
        <w:t>（二）适用对象</w:t>
      </w:r>
    </w:p>
    <w:p w14:paraId="4D355F3F" w14:textId="29565E16" w:rsidR="0005662E" w:rsidRDefault="0005662E" w:rsidP="00936F7F">
      <w:pPr>
        <w:spacing w:afterLines="50" w:after="190" w:line="440" w:lineRule="exact"/>
        <w:ind w:firstLine="480"/>
        <w:rPr>
          <w:rFonts w:ascii="Times New Roman" w:eastAsia="仿宋" w:hAnsi="Times New Roman" w:cs="Times New Roman"/>
          <w:sz w:val="24"/>
          <w:szCs w:val="24"/>
        </w:rPr>
      </w:pPr>
      <w:r w:rsidRPr="0005662E">
        <w:rPr>
          <w:rFonts w:ascii="Times New Roman" w:eastAsia="仿宋" w:hAnsi="Times New Roman" w:cs="Times New Roman"/>
          <w:sz w:val="24"/>
          <w:szCs w:val="24"/>
        </w:rPr>
        <w:t>在高校接受全日制学历教育的专科生、本科生和研究生</w:t>
      </w:r>
      <w:r>
        <w:rPr>
          <w:rFonts w:ascii="Times New Roman" w:eastAsia="仿宋" w:hAnsi="Times New Roman" w:cs="Times New Roman" w:hint="eastAsia"/>
          <w:sz w:val="24"/>
          <w:szCs w:val="24"/>
        </w:rPr>
        <w:t>。</w:t>
      </w:r>
    </w:p>
    <w:p w14:paraId="3809D9DF" w14:textId="4889D263" w:rsidR="00936F7F" w:rsidRPr="0005662E" w:rsidRDefault="00936F7F" w:rsidP="0005662E">
      <w:pPr>
        <w:spacing w:afterLines="50" w:after="190" w:line="440" w:lineRule="exact"/>
        <w:ind w:firstLine="489"/>
        <w:rPr>
          <w:rFonts w:ascii="Times New Roman" w:eastAsia="仿宋" w:hAnsi="Times New Roman" w:cs="Times New Roman"/>
          <w:b/>
          <w:bCs/>
          <w:sz w:val="24"/>
          <w:szCs w:val="24"/>
        </w:rPr>
      </w:pPr>
      <w:r w:rsidRPr="0005662E">
        <w:rPr>
          <w:rFonts w:ascii="Times New Roman" w:eastAsia="仿宋" w:hAnsi="Times New Roman" w:cs="Times New Roman" w:hint="eastAsia"/>
          <w:b/>
          <w:bCs/>
          <w:sz w:val="24"/>
          <w:szCs w:val="24"/>
        </w:rPr>
        <w:t>（三）</w:t>
      </w:r>
      <w:r w:rsidR="00EF23C3">
        <w:rPr>
          <w:rFonts w:ascii="Times New Roman" w:eastAsia="仿宋" w:hAnsi="Times New Roman" w:cs="Times New Roman" w:hint="eastAsia"/>
          <w:b/>
          <w:bCs/>
          <w:sz w:val="24"/>
          <w:szCs w:val="24"/>
        </w:rPr>
        <w:t>实习协议</w:t>
      </w:r>
      <w:r w:rsidRPr="0005662E">
        <w:rPr>
          <w:rFonts w:ascii="Times New Roman" w:eastAsia="仿宋" w:hAnsi="Times New Roman" w:cs="Times New Roman" w:hint="eastAsia"/>
          <w:b/>
          <w:bCs/>
          <w:sz w:val="24"/>
          <w:szCs w:val="24"/>
        </w:rPr>
        <w:t>签署</w:t>
      </w:r>
    </w:p>
    <w:p w14:paraId="35C801EC" w14:textId="77777777" w:rsidR="00375B8F" w:rsidRDefault="00EF23C3" w:rsidP="00375B8F">
      <w:pPr>
        <w:spacing w:afterLines="50" w:after="190" w:line="440" w:lineRule="exact"/>
        <w:ind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实习协议内容可参考</w:t>
      </w:r>
      <w:r w:rsidRPr="00EF23C3">
        <w:rPr>
          <w:rFonts w:ascii="Times New Roman" w:eastAsia="仿宋" w:hAnsi="Times New Roman" w:cs="Times New Roman"/>
          <w:sz w:val="24"/>
          <w:szCs w:val="24"/>
        </w:rPr>
        <w:t>《江苏省高等学校学生企业实习管理规定》</w:t>
      </w:r>
      <w:r>
        <w:rPr>
          <w:rFonts w:ascii="Times New Roman" w:eastAsia="仿宋" w:hAnsi="Times New Roman" w:cs="Times New Roman" w:hint="eastAsia"/>
          <w:sz w:val="24"/>
          <w:szCs w:val="24"/>
        </w:rPr>
        <w:t>第</w:t>
      </w:r>
      <w:r w:rsidR="00375B8F">
        <w:rPr>
          <w:rFonts w:ascii="Times New Roman" w:eastAsia="仿宋" w:hAnsi="Times New Roman" w:cs="Times New Roman" w:hint="eastAsia"/>
          <w:sz w:val="24"/>
          <w:szCs w:val="24"/>
        </w:rPr>
        <w:t>七条，包括如下内容：</w:t>
      </w:r>
    </w:p>
    <w:p w14:paraId="1382998F" w14:textId="43C9F4FA" w:rsidR="00375B8F" w:rsidRPr="00375B8F" w:rsidRDefault="00375B8F" w:rsidP="00375B8F">
      <w:pPr>
        <w:spacing w:afterLines="50" w:after="190" w:line="440" w:lineRule="exact"/>
        <w:ind w:firstLine="480"/>
        <w:rPr>
          <w:rFonts w:ascii="Times New Roman" w:eastAsia="仿宋" w:hAnsi="Times New Roman" w:cs="Times New Roman"/>
          <w:sz w:val="24"/>
          <w:szCs w:val="24"/>
        </w:rPr>
      </w:pPr>
      <w:r w:rsidRPr="00375B8F">
        <w:rPr>
          <w:rFonts w:ascii="Times New Roman" w:eastAsia="仿宋" w:hAnsi="Times New Roman" w:cs="Times New Roman"/>
          <w:sz w:val="24"/>
          <w:szCs w:val="24"/>
        </w:rPr>
        <w:lastRenderedPageBreak/>
        <w:t xml:space="preserve">1. </w:t>
      </w:r>
      <w:r w:rsidRPr="00375B8F">
        <w:rPr>
          <w:rFonts w:ascii="Times New Roman" w:eastAsia="仿宋" w:hAnsi="Times New Roman" w:cs="Times New Roman"/>
          <w:sz w:val="24"/>
          <w:szCs w:val="24"/>
        </w:rPr>
        <w:t>各方基本信息；</w:t>
      </w:r>
    </w:p>
    <w:p w14:paraId="1449B12F" w14:textId="17C2218E" w:rsidR="00375B8F" w:rsidRPr="00375B8F" w:rsidRDefault="00375B8F" w:rsidP="00375B8F">
      <w:pPr>
        <w:spacing w:afterLines="50" w:after="190" w:line="440" w:lineRule="exact"/>
        <w:ind w:firstLine="480"/>
        <w:rPr>
          <w:rFonts w:ascii="Times New Roman" w:eastAsia="仿宋" w:hAnsi="Times New Roman" w:cs="Times New Roman"/>
          <w:sz w:val="24"/>
          <w:szCs w:val="24"/>
        </w:rPr>
      </w:pPr>
      <w:r w:rsidRPr="00375B8F">
        <w:rPr>
          <w:rFonts w:ascii="Times New Roman" w:eastAsia="仿宋" w:hAnsi="Times New Roman" w:cs="Times New Roman"/>
          <w:sz w:val="24"/>
          <w:szCs w:val="24"/>
        </w:rPr>
        <w:t xml:space="preserve">2. </w:t>
      </w:r>
      <w:r w:rsidRPr="00375B8F">
        <w:rPr>
          <w:rFonts w:ascii="Times New Roman" w:eastAsia="仿宋" w:hAnsi="Times New Roman" w:cs="Times New Roman"/>
          <w:sz w:val="24"/>
          <w:szCs w:val="24"/>
        </w:rPr>
        <w:t>实习的时间、地点、内容、要求与条件保障；</w:t>
      </w:r>
    </w:p>
    <w:p w14:paraId="6A1F0E52" w14:textId="0333E770" w:rsidR="00375B8F" w:rsidRPr="00375B8F" w:rsidRDefault="00375B8F" w:rsidP="00375B8F">
      <w:pPr>
        <w:spacing w:afterLines="50" w:after="190" w:line="440" w:lineRule="exact"/>
        <w:ind w:firstLine="480"/>
        <w:rPr>
          <w:rFonts w:ascii="Times New Roman" w:eastAsia="仿宋" w:hAnsi="Times New Roman" w:cs="Times New Roman"/>
          <w:sz w:val="24"/>
          <w:szCs w:val="24"/>
        </w:rPr>
      </w:pPr>
      <w:r w:rsidRPr="00375B8F">
        <w:rPr>
          <w:rFonts w:ascii="Times New Roman" w:eastAsia="仿宋" w:hAnsi="Times New Roman" w:cs="Times New Roman"/>
          <w:sz w:val="24"/>
          <w:szCs w:val="24"/>
        </w:rPr>
        <w:t xml:space="preserve">3. </w:t>
      </w:r>
      <w:r w:rsidRPr="00375B8F">
        <w:rPr>
          <w:rFonts w:ascii="Times New Roman" w:eastAsia="仿宋" w:hAnsi="Times New Roman" w:cs="Times New Roman"/>
          <w:sz w:val="24"/>
          <w:szCs w:val="24"/>
        </w:rPr>
        <w:t>实习期间的食宿、工作时间和休息休假安排；</w:t>
      </w:r>
    </w:p>
    <w:p w14:paraId="44754D1C" w14:textId="04F8DE6A" w:rsidR="00375B8F" w:rsidRPr="00375B8F" w:rsidRDefault="00375B8F" w:rsidP="00375B8F">
      <w:pPr>
        <w:spacing w:afterLines="50" w:after="190" w:line="440" w:lineRule="exact"/>
        <w:ind w:firstLine="480"/>
        <w:rPr>
          <w:rFonts w:ascii="Times New Roman" w:eastAsia="仿宋" w:hAnsi="Times New Roman" w:cs="Times New Roman"/>
          <w:sz w:val="24"/>
          <w:szCs w:val="24"/>
        </w:rPr>
      </w:pPr>
      <w:r w:rsidRPr="00375B8F">
        <w:rPr>
          <w:rFonts w:ascii="Times New Roman" w:eastAsia="仿宋" w:hAnsi="Times New Roman" w:cs="Times New Roman"/>
          <w:sz w:val="24"/>
          <w:szCs w:val="24"/>
        </w:rPr>
        <w:t xml:space="preserve">4. </w:t>
      </w:r>
      <w:r w:rsidRPr="00375B8F">
        <w:rPr>
          <w:rFonts w:ascii="Times New Roman" w:eastAsia="仿宋" w:hAnsi="Times New Roman" w:cs="Times New Roman"/>
          <w:sz w:val="24"/>
          <w:szCs w:val="24"/>
        </w:rPr>
        <w:t>实习报酬及支付方式；</w:t>
      </w:r>
    </w:p>
    <w:p w14:paraId="631C0589" w14:textId="18E020AB" w:rsidR="00375B8F" w:rsidRPr="00375B8F" w:rsidRDefault="00375B8F" w:rsidP="00375B8F">
      <w:pPr>
        <w:spacing w:afterLines="50" w:after="190" w:line="440" w:lineRule="exact"/>
        <w:ind w:firstLine="480"/>
        <w:rPr>
          <w:rFonts w:ascii="Times New Roman" w:eastAsia="仿宋" w:hAnsi="Times New Roman" w:cs="Times New Roman"/>
          <w:sz w:val="24"/>
          <w:szCs w:val="24"/>
        </w:rPr>
      </w:pPr>
      <w:r w:rsidRPr="00375B8F">
        <w:rPr>
          <w:rFonts w:ascii="Times New Roman" w:eastAsia="仿宋" w:hAnsi="Times New Roman" w:cs="Times New Roman"/>
          <w:sz w:val="24"/>
          <w:szCs w:val="24"/>
        </w:rPr>
        <w:t xml:space="preserve">5. </w:t>
      </w:r>
      <w:r w:rsidRPr="00375B8F">
        <w:rPr>
          <w:rFonts w:ascii="Times New Roman" w:eastAsia="仿宋" w:hAnsi="Times New Roman" w:cs="Times New Roman"/>
          <w:sz w:val="24"/>
          <w:szCs w:val="24"/>
        </w:rPr>
        <w:t>实习期间劳动保护和劳动安全、卫生、职业病危害防护条件；</w:t>
      </w:r>
    </w:p>
    <w:p w14:paraId="450D34DB" w14:textId="44440336" w:rsidR="00375B8F" w:rsidRPr="00375B8F" w:rsidRDefault="00375B8F" w:rsidP="00375B8F">
      <w:pPr>
        <w:spacing w:afterLines="50" w:after="190" w:line="440" w:lineRule="exact"/>
        <w:ind w:firstLine="480"/>
        <w:rPr>
          <w:rFonts w:ascii="Times New Roman" w:eastAsia="仿宋" w:hAnsi="Times New Roman" w:cs="Times New Roman"/>
          <w:sz w:val="24"/>
          <w:szCs w:val="24"/>
        </w:rPr>
      </w:pPr>
      <w:r w:rsidRPr="00375B8F">
        <w:rPr>
          <w:rFonts w:ascii="Times New Roman" w:eastAsia="仿宋" w:hAnsi="Times New Roman" w:cs="Times New Roman"/>
          <w:sz w:val="24"/>
          <w:szCs w:val="24"/>
        </w:rPr>
        <w:t xml:space="preserve">6. </w:t>
      </w:r>
      <w:r w:rsidRPr="00375B8F">
        <w:rPr>
          <w:rFonts w:ascii="Times New Roman" w:eastAsia="仿宋" w:hAnsi="Times New Roman" w:cs="Times New Roman"/>
          <w:sz w:val="24"/>
          <w:szCs w:val="24"/>
        </w:rPr>
        <w:t>责任保险与伤亡事故处理办法；</w:t>
      </w:r>
    </w:p>
    <w:p w14:paraId="26B19877" w14:textId="0E1C6A07" w:rsidR="00375B8F" w:rsidRPr="00375B8F" w:rsidRDefault="00375B8F" w:rsidP="00375B8F">
      <w:pPr>
        <w:spacing w:afterLines="50" w:after="190" w:line="440" w:lineRule="exact"/>
        <w:ind w:firstLine="480"/>
        <w:rPr>
          <w:rFonts w:ascii="Times New Roman" w:eastAsia="仿宋" w:hAnsi="Times New Roman" w:cs="Times New Roman"/>
          <w:sz w:val="24"/>
          <w:szCs w:val="24"/>
        </w:rPr>
      </w:pPr>
      <w:r w:rsidRPr="00375B8F">
        <w:rPr>
          <w:rFonts w:ascii="Times New Roman" w:eastAsia="仿宋" w:hAnsi="Times New Roman" w:cs="Times New Roman"/>
          <w:sz w:val="24"/>
          <w:szCs w:val="24"/>
        </w:rPr>
        <w:t xml:space="preserve">7. </w:t>
      </w:r>
      <w:r w:rsidRPr="00375B8F">
        <w:rPr>
          <w:rFonts w:ascii="Times New Roman" w:eastAsia="仿宋" w:hAnsi="Times New Roman" w:cs="Times New Roman"/>
          <w:sz w:val="24"/>
          <w:szCs w:val="24"/>
        </w:rPr>
        <w:t>实习考核评价方式；</w:t>
      </w:r>
    </w:p>
    <w:p w14:paraId="0632DE15" w14:textId="7B18F0E7" w:rsidR="00375B8F" w:rsidRPr="00375B8F" w:rsidRDefault="00375B8F" w:rsidP="00375B8F">
      <w:pPr>
        <w:spacing w:afterLines="50" w:after="190" w:line="440" w:lineRule="exact"/>
        <w:ind w:firstLine="480"/>
        <w:rPr>
          <w:rFonts w:ascii="Times New Roman" w:eastAsia="仿宋" w:hAnsi="Times New Roman" w:cs="Times New Roman"/>
          <w:sz w:val="24"/>
          <w:szCs w:val="24"/>
        </w:rPr>
      </w:pPr>
      <w:r w:rsidRPr="00375B8F">
        <w:rPr>
          <w:rFonts w:ascii="Times New Roman" w:eastAsia="仿宋" w:hAnsi="Times New Roman" w:cs="Times New Roman"/>
          <w:sz w:val="24"/>
          <w:szCs w:val="24"/>
        </w:rPr>
        <w:t xml:space="preserve">8. </w:t>
      </w:r>
      <w:r w:rsidRPr="00375B8F">
        <w:rPr>
          <w:rFonts w:ascii="Times New Roman" w:eastAsia="仿宋" w:hAnsi="Times New Roman" w:cs="Times New Roman"/>
          <w:sz w:val="24"/>
          <w:szCs w:val="24"/>
        </w:rPr>
        <w:t>各方违约责任；</w:t>
      </w:r>
    </w:p>
    <w:p w14:paraId="07922AF6" w14:textId="1EB5A1A1" w:rsidR="00375B8F" w:rsidRPr="00375B8F" w:rsidRDefault="00375B8F" w:rsidP="00375B8F">
      <w:pPr>
        <w:spacing w:afterLines="50" w:after="190" w:line="440" w:lineRule="exact"/>
        <w:ind w:firstLine="480"/>
        <w:rPr>
          <w:rFonts w:ascii="Times New Roman" w:eastAsia="仿宋" w:hAnsi="Times New Roman" w:cs="Times New Roman"/>
          <w:sz w:val="24"/>
          <w:szCs w:val="24"/>
        </w:rPr>
      </w:pPr>
      <w:r w:rsidRPr="00375B8F">
        <w:rPr>
          <w:rFonts w:ascii="Times New Roman" w:eastAsia="仿宋" w:hAnsi="Times New Roman" w:cs="Times New Roman"/>
          <w:sz w:val="24"/>
          <w:szCs w:val="24"/>
        </w:rPr>
        <w:t xml:space="preserve">9. </w:t>
      </w:r>
      <w:r w:rsidRPr="00375B8F">
        <w:rPr>
          <w:rFonts w:ascii="Times New Roman" w:eastAsia="仿宋" w:hAnsi="Times New Roman" w:cs="Times New Roman"/>
          <w:sz w:val="24"/>
          <w:szCs w:val="24"/>
        </w:rPr>
        <w:t>其他应当明确约定的事项。</w:t>
      </w:r>
    </w:p>
    <w:p w14:paraId="6CF8102F" w14:textId="77777777" w:rsidR="00936F7F" w:rsidRPr="0005662E" w:rsidRDefault="00936F7F" w:rsidP="0005662E">
      <w:pPr>
        <w:spacing w:afterLines="50" w:after="190" w:line="440" w:lineRule="exact"/>
        <w:ind w:firstLine="489"/>
        <w:rPr>
          <w:rFonts w:ascii="Times New Roman" w:eastAsia="仿宋" w:hAnsi="Times New Roman" w:cs="Times New Roman"/>
          <w:b/>
          <w:bCs/>
          <w:sz w:val="24"/>
          <w:szCs w:val="24"/>
        </w:rPr>
      </w:pPr>
      <w:r w:rsidRPr="0005662E">
        <w:rPr>
          <w:rFonts w:ascii="Times New Roman" w:eastAsia="仿宋" w:hAnsi="Times New Roman" w:cs="Times New Roman" w:hint="eastAsia"/>
          <w:b/>
          <w:bCs/>
          <w:sz w:val="24"/>
          <w:szCs w:val="24"/>
        </w:rPr>
        <w:t>（四）报酬</w:t>
      </w:r>
    </w:p>
    <w:p w14:paraId="484DF26F" w14:textId="633EAF88" w:rsidR="0005662E" w:rsidRDefault="0005662E" w:rsidP="00936F7F">
      <w:pPr>
        <w:spacing w:afterLines="50" w:after="190" w:line="440" w:lineRule="exact"/>
        <w:ind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w:t>
      </w:r>
      <w:r w:rsidRPr="0005662E">
        <w:rPr>
          <w:rFonts w:ascii="Times New Roman" w:eastAsia="仿宋" w:hAnsi="Times New Roman" w:cs="Times New Roman"/>
          <w:sz w:val="24"/>
          <w:szCs w:val="24"/>
        </w:rPr>
        <w:t>江苏省劳动合同条例（</w:t>
      </w:r>
      <w:r w:rsidRPr="0005662E">
        <w:rPr>
          <w:rFonts w:ascii="Times New Roman" w:eastAsia="仿宋" w:hAnsi="Times New Roman" w:cs="Times New Roman"/>
          <w:sz w:val="24"/>
          <w:szCs w:val="24"/>
        </w:rPr>
        <w:t>2013</w:t>
      </w:r>
      <w:r w:rsidRPr="0005662E">
        <w:rPr>
          <w:rFonts w:ascii="Times New Roman" w:eastAsia="仿宋" w:hAnsi="Times New Roman" w:cs="Times New Roman"/>
          <w:sz w:val="24"/>
          <w:szCs w:val="24"/>
        </w:rPr>
        <w:t>修订）</w:t>
      </w:r>
      <w:r w:rsidRPr="0005662E">
        <w:rPr>
          <w:rFonts w:ascii="Times New Roman" w:eastAsia="仿宋" w:hAnsi="Times New Roman" w:cs="Times New Roman" w:hint="eastAsia"/>
          <w:sz w:val="24"/>
          <w:szCs w:val="24"/>
        </w:rPr>
        <w:t>》第四十二条第四条规定，</w:t>
      </w:r>
      <w:r w:rsidRPr="0005662E">
        <w:rPr>
          <w:rFonts w:ascii="Times New Roman" w:eastAsia="仿宋" w:hAnsi="Times New Roman" w:cs="Times New Roman"/>
          <w:sz w:val="24"/>
          <w:szCs w:val="24"/>
        </w:rPr>
        <w:t>企业应当按照约定的标准直接向顶岗实习学生支付实习报酬，且不得低于当地最低工资标准。</w:t>
      </w:r>
    </w:p>
    <w:p w14:paraId="3AD95DD9" w14:textId="5F156D50" w:rsidR="00EF23C3" w:rsidRDefault="00064D12" w:rsidP="00064D12">
      <w:pPr>
        <w:spacing w:afterLines="50" w:after="190" w:line="440" w:lineRule="exact"/>
        <w:ind w:firstLine="480"/>
        <w:rPr>
          <w:rFonts w:ascii="Times New Roman" w:eastAsia="仿宋" w:hAnsi="Times New Roman" w:cs="Times New Roman"/>
          <w:sz w:val="24"/>
          <w:szCs w:val="24"/>
        </w:rPr>
        <w:pPrChange w:id="9" w:author="沈靖城 Shen, Linton" w:date="2026-09-08T16:41:00Z" w16du:dateUtc="2026-09-08T08:41:00Z">
          <w:pPr>
            <w:spacing w:afterLines="50" w:after="190" w:line="440" w:lineRule="exact"/>
            <w:ind w:firstLine="640"/>
          </w:pPr>
        </w:pPrChange>
      </w:pPr>
      <w:ins w:id="10" w:author="沈靖城 Shen, Linton" w:date="2026-09-08T16:41:00Z" w16du:dateUtc="2026-09-08T08:41:00Z">
        <w:r w:rsidRPr="00064D12">
          <w:rPr>
            <w:rFonts w:ascii="Times New Roman" w:eastAsia="仿宋" w:hAnsi="Times New Roman" w:cs="Times New Roman" w:hint="eastAsia"/>
            <w:sz w:val="24"/>
            <w:szCs w:val="24"/>
            <w:rPrChange w:id="11" w:author="沈靖城 Shen, Linton" w:date="2026-09-08T16:41:00Z" w16du:dateUtc="2026-09-08T08:41:00Z">
              <w:rPr>
                <w:rFonts w:ascii="仿宋" w:eastAsia="仿宋" w:hAnsi="仿宋" w:hint="eastAsia"/>
                <w:color w:val="333333"/>
                <w:sz w:val="32"/>
                <w:szCs w:val="32"/>
                <w:shd w:val="clear" w:color="auto" w:fill="FFFFFF"/>
              </w:rPr>
            </w:rPrChange>
          </w:rPr>
          <w:t>参考</w:t>
        </w:r>
        <w:r w:rsidRPr="0005662E">
          <w:rPr>
            <w:rFonts w:ascii="Times New Roman" w:eastAsia="仿宋" w:hAnsi="Times New Roman" w:cs="Times New Roman"/>
            <w:sz w:val="24"/>
            <w:szCs w:val="24"/>
          </w:rPr>
          <w:t>《江苏省高等学校学生企业实习管理规定》</w:t>
        </w:r>
        <w:r>
          <w:rPr>
            <w:rFonts w:ascii="Times New Roman" w:eastAsia="仿宋" w:hAnsi="Times New Roman" w:cs="Times New Roman" w:hint="eastAsia"/>
            <w:sz w:val="24"/>
            <w:szCs w:val="24"/>
          </w:rPr>
          <w:t>第二条，“顶岗实习”或者“</w:t>
        </w:r>
        <w:r w:rsidRPr="00064D12">
          <w:rPr>
            <w:rFonts w:ascii="Times New Roman" w:eastAsia="仿宋" w:hAnsi="Times New Roman" w:cs="Times New Roman" w:hint="eastAsia"/>
            <w:sz w:val="24"/>
            <w:szCs w:val="24"/>
            <w:rPrChange w:id="12" w:author="沈靖城 Shen, Linton" w:date="2026-09-08T16:41:00Z" w16du:dateUtc="2026-09-08T08:41:00Z">
              <w:rPr>
                <w:rFonts w:ascii="仿宋" w:eastAsia="仿宋" w:hAnsi="仿宋" w:hint="eastAsia"/>
                <w:color w:val="333333"/>
                <w:sz w:val="32"/>
                <w:szCs w:val="32"/>
                <w:shd w:val="clear" w:color="auto" w:fill="FFFFFF"/>
              </w:rPr>
            </w:rPrChange>
          </w:rPr>
          <w:t>岗位实习</w:t>
        </w:r>
        <w:r w:rsidRPr="00064D12">
          <w:rPr>
            <w:rFonts w:ascii="Times New Roman" w:eastAsia="仿宋" w:hAnsi="Times New Roman" w:cs="Times New Roman" w:hint="eastAsia"/>
            <w:sz w:val="24"/>
            <w:szCs w:val="24"/>
            <w:rPrChange w:id="13" w:author="沈靖城 Shen, Linton" w:date="2026-09-08T16:41:00Z" w16du:dateUtc="2026-09-08T08:41:00Z">
              <w:rPr>
                <w:rFonts w:ascii="仿宋" w:eastAsia="仿宋" w:hAnsi="仿宋" w:hint="eastAsia"/>
                <w:color w:val="333333"/>
                <w:sz w:val="32"/>
                <w:szCs w:val="32"/>
                <w:shd w:val="clear" w:color="auto" w:fill="FFFFFF"/>
              </w:rPr>
            </w:rPrChange>
          </w:rPr>
          <w:t>”的含义是</w:t>
        </w:r>
        <w:r w:rsidRPr="00064D12">
          <w:rPr>
            <w:rFonts w:ascii="Times New Roman" w:eastAsia="仿宋" w:hAnsi="Times New Roman" w:cs="Times New Roman" w:hint="eastAsia"/>
            <w:sz w:val="24"/>
            <w:szCs w:val="24"/>
            <w:rPrChange w:id="14" w:author="沈靖城 Shen, Linton" w:date="2026-09-08T16:41:00Z" w16du:dateUtc="2026-09-08T08:41:00Z">
              <w:rPr>
                <w:rFonts w:ascii="仿宋" w:eastAsia="仿宋" w:hAnsi="仿宋" w:hint="eastAsia"/>
                <w:color w:val="333333"/>
                <w:sz w:val="32"/>
                <w:szCs w:val="32"/>
                <w:shd w:val="clear" w:color="auto" w:fill="FFFFFF"/>
              </w:rPr>
            </w:rPrChange>
          </w:rPr>
          <w:t>指高校组织学生或经学校同意学生自行联系到企业，通过辅助、参与或独立负责岗位工作，学习专业知识和应用技能的实践教学活动。</w:t>
        </w:r>
      </w:ins>
      <w:del w:id="15" w:author="沈靖城 Shen, Linton" w:date="2026-09-08T16:41:00Z" w16du:dateUtc="2026-09-08T08:41:00Z">
        <w:r w:rsidR="00EF23C3" w:rsidDel="00064D12">
          <w:rPr>
            <w:rFonts w:ascii="Times New Roman" w:eastAsia="仿宋" w:hAnsi="Times New Roman" w:cs="Times New Roman" w:hint="eastAsia"/>
            <w:sz w:val="24"/>
            <w:szCs w:val="24"/>
          </w:rPr>
          <w:delText>参考</w:delText>
        </w:r>
        <w:r w:rsidR="00EF23C3" w:rsidRPr="00EF23C3" w:rsidDel="00064D12">
          <w:rPr>
            <w:rFonts w:ascii="Times New Roman" w:eastAsia="仿宋" w:hAnsi="Times New Roman" w:cs="Times New Roman"/>
            <w:sz w:val="24"/>
            <w:szCs w:val="24"/>
          </w:rPr>
          <w:delText>《职业学校学生实习管理规定》</w:delText>
        </w:r>
        <w:r w:rsidR="00EF23C3" w:rsidRPr="00EF23C3" w:rsidDel="00064D12">
          <w:rPr>
            <w:rFonts w:ascii="Times New Roman" w:eastAsia="仿宋" w:hAnsi="Times New Roman" w:cs="Times New Roman" w:hint="eastAsia"/>
            <w:sz w:val="24"/>
            <w:szCs w:val="24"/>
          </w:rPr>
          <w:delText>（</w:delText>
        </w:r>
        <w:r w:rsidR="00EF23C3" w:rsidRPr="00EF23C3" w:rsidDel="00064D12">
          <w:rPr>
            <w:rFonts w:ascii="Times New Roman" w:eastAsia="仿宋" w:hAnsi="Times New Roman" w:cs="Times New Roman"/>
            <w:sz w:val="24"/>
            <w:szCs w:val="24"/>
          </w:rPr>
          <w:delText>教职成〔</w:delText>
        </w:r>
        <w:r w:rsidR="00EF23C3" w:rsidRPr="00EF23C3" w:rsidDel="00064D12">
          <w:rPr>
            <w:rFonts w:ascii="Times New Roman" w:eastAsia="仿宋" w:hAnsi="Times New Roman" w:cs="Times New Roman"/>
            <w:sz w:val="24"/>
            <w:szCs w:val="24"/>
          </w:rPr>
          <w:delText>2021</w:delText>
        </w:r>
        <w:r w:rsidR="00EF23C3" w:rsidRPr="00EF23C3" w:rsidDel="00064D12">
          <w:rPr>
            <w:rFonts w:ascii="Times New Roman" w:eastAsia="仿宋" w:hAnsi="Times New Roman" w:cs="Times New Roman"/>
            <w:sz w:val="24"/>
            <w:szCs w:val="24"/>
          </w:rPr>
          <w:delText>〕</w:delText>
        </w:r>
        <w:r w:rsidR="00EF23C3" w:rsidRPr="00EF23C3" w:rsidDel="00064D12">
          <w:rPr>
            <w:rFonts w:ascii="Times New Roman" w:eastAsia="仿宋" w:hAnsi="Times New Roman" w:cs="Times New Roman"/>
            <w:sz w:val="24"/>
            <w:szCs w:val="24"/>
          </w:rPr>
          <w:delText>4</w:delText>
        </w:r>
        <w:r w:rsidR="00EF23C3" w:rsidRPr="00EF23C3" w:rsidDel="00064D12">
          <w:rPr>
            <w:rFonts w:ascii="Times New Roman" w:eastAsia="仿宋" w:hAnsi="Times New Roman" w:cs="Times New Roman"/>
            <w:sz w:val="24"/>
            <w:szCs w:val="24"/>
          </w:rPr>
          <w:delText>号</w:delText>
        </w:r>
        <w:r w:rsidR="00EF23C3" w:rsidRPr="00EF23C3" w:rsidDel="00064D12">
          <w:rPr>
            <w:rFonts w:ascii="Times New Roman" w:eastAsia="仿宋" w:hAnsi="Times New Roman" w:cs="Times New Roman" w:hint="eastAsia"/>
            <w:sz w:val="24"/>
            <w:szCs w:val="24"/>
          </w:rPr>
          <w:delText>）第二条第三款，</w:delText>
        </w:r>
        <w:r w:rsidR="00EF23C3" w:rsidDel="00064D12">
          <w:rPr>
            <w:rFonts w:ascii="Times New Roman" w:eastAsia="仿宋" w:hAnsi="Times New Roman" w:cs="Times New Roman" w:hint="eastAsia"/>
            <w:sz w:val="24"/>
            <w:szCs w:val="24"/>
          </w:rPr>
          <w:delText>“</w:delText>
        </w:r>
        <w:r w:rsidR="00EF23C3" w:rsidRPr="00EF23C3" w:rsidDel="00064D12">
          <w:rPr>
            <w:rFonts w:ascii="Times New Roman" w:eastAsia="仿宋" w:hAnsi="Times New Roman" w:cs="Times New Roman"/>
            <w:sz w:val="24"/>
            <w:szCs w:val="24"/>
          </w:rPr>
          <w:delText>岗位实习指具备一定实践岗位工作能力的学生，在专业人员指导下，辅助或相对独立参与实际工作的活动</w:delText>
        </w:r>
        <w:r w:rsidR="00EF23C3" w:rsidDel="00064D12">
          <w:rPr>
            <w:rFonts w:ascii="Times New Roman" w:eastAsia="仿宋" w:hAnsi="Times New Roman" w:cs="Times New Roman" w:hint="eastAsia"/>
            <w:sz w:val="24"/>
            <w:szCs w:val="24"/>
          </w:rPr>
          <w:delText>”</w:delText>
        </w:r>
        <w:r w:rsidR="00EF23C3" w:rsidRPr="00EF23C3" w:rsidDel="00064D12">
          <w:rPr>
            <w:rFonts w:ascii="Times New Roman" w:eastAsia="仿宋" w:hAnsi="Times New Roman" w:cs="Times New Roman"/>
            <w:sz w:val="24"/>
            <w:szCs w:val="24"/>
          </w:rPr>
          <w:delText>。</w:delText>
        </w:r>
        <w:r w:rsidR="00EF23C3" w:rsidDel="00064D12">
          <w:rPr>
            <w:rFonts w:ascii="Times New Roman" w:eastAsia="仿宋" w:hAnsi="Times New Roman" w:cs="Times New Roman" w:hint="eastAsia"/>
            <w:sz w:val="24"/>
            <w:szCs w:val="24"/>
          </w:rPr>
          <w:delText>虽然该定义仅针对“职业学校”，但从体系解释角度而言，对于其他类型的学生亦有参考意义。</w:delText>
        </w:r>
      </w:del>
    </w:p>
    <w:p w14:paraId="6545A942" w14:textId="0D0DCD1E" w:rsidR="0005662E" w:rsidRDefault="0005662E" w:rsidP="00936F7F">
      <w:pPr>
        <w:spacing w:afterLines="50" w:after="190" w:line="440" w:lineRule="exact"/>
        <w:ind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对于非顶岗实习</w:t>
      </w:r>
      <w:ins w:id="16" w:author="沈靖城 Shen, Linton" w:date="2026-09-08T16:41:00Z" w16du:dateUtc="2026-09-08T08:41:00Z">
        <w:r w:rsidR="00064D12">
          <w:rPr>
            <w:rFonts w:ascii="Times New Roman" w:eastAsia="仿宋" w:hAnsi="Times New Roman" w:cs="Times New Roman" w:hint="eastAsia"/>
            <w:sz w:val="24"/>
            <w:szCs w:val="24"/>
          </w:rPr>
          <w:t>（即认识实习）</w:t>
        </w:r>
      </w:ins>
      <w:r>
        <w:rPr>
          <w:rFonts w:ascii="Times New Roman" w:eastAsia="仿宋" w:hAnsi="Times New Roman" w:cs="Times New Roman" w:hint="eastAsia"/>
          <w:sz w:val="24"/>
          <w:szCs w:val="24"/>
        </w:rPr>
        <w:t>的学生，法律并无关于报酬的明确规定。</w:t>
      </w:r>
    </w:p>
    <w:p w14:paraId="2217B9FB" w14:textId="5C9977B6" w:rsidR="00064D12" w:rsidRDefault="00936F7F" w:rsidP="0005662E">
      <w:pPr>
        <w:spacing w:afterLines="50" w:after="190" w:line="440" w:lineRule="exact"/>
        <w:ind w:firstLine="489"/>
        <w:rPr>
          <w:ins w:id="17" w:author="沈靖城 Shen, Linton" w:date="2026-09-08T16:38:00Z" w16du:dateUtc="2026-09-08T08:38:00Z"/>
          <w:rFonts w:ascii="Times New Roman" w:eastAsia="仿宋" w:hAnsi="Times New Roman" w:cs="Times New Roman"/>
          <w:b/>
          <w:bCs/>
          <w:sz w:val="24"/>
          <w:szCs w:val="24"/>
        </w:rPr>
      </w:pPr>
      <w:r w:rsidRPr="0005662E">
        <w:rPr>
          <w:rFonts w:ascii="Times New Roman" w:eastAsia="仿宋" w:hAnsi="Times New Roman" w:cs="Times New Roman" w:hint="eastAsia"/>
          <w:b/>
          <w:bCs/>
          <w:sz w:val="24"/>
          <w:szCs w:val="24"/>
        </w:rPr>
        <w:t>（五）</w:t>
      </w:r>
      <w:ins w:id="18" w:author="沈靖城 Shen, Linton" w:date="2026-09-08T16:38:00Z" w16du:dateUtc="2026-09-08T08:38:00Z">
        <w:r w:rsidR="00064D12">
          <w:rPr>
            <w:rFonts w:ascii="Times New Roman" w:eastAsia="仿宋" w:hAnsi="Times New Roman" w:cs="Times New Roman" w:hint="eastAsia"/>
            <w:b/>
            <w:bCs/>
            <w:sz w:val="24"/>
            <w:szCs w:val="24"/>
          </w:rPr>
          <w:t>人身安全保障</w:t>
        </w:r>
      </w:ins>
    </w:p>
    <w:p w14:paraId="3F233EFE" w14:textId="4F36C69B" w:rsidR="00064D12" w:rsidRPr="0005662E" w:rsidRDefault="00064D12" w:rsidP="00064D12">
      <w:pPr>
        <w:spacing w:afterLines="50" w:after="190" w:line="440" w:lineRule="exact"/>
        <w:ind w:firstLine="480"/>
        <w:rPr>
          <w:ins w:id="19" w:author="沈靖城 Shen, Linton" w:date="2026-09-08T16:39:00Z" w16du:dateUtc="2026-09-08T08:39:00Z"/>
          <w:rFonts w:ascii="Times New Roman" w:eastAsia="仿宋" w:hAnsi="Times New Roman" w:cs="Times New Roman" w:hint="eastAsia"/>
          <w:sz w:val="24"/>
          <w:szCs w:val="24"/>
        </w:rPr>
      </w:pPr>
      <w:ins w:id="20" w:author="沈靖城 Shen, Linton" w:date="2026-09-08T16:39:00Z" w16du:dateUtc="2026-09-08T08:39:00Z">
        <w:r>
          <w:rPr>
            <w:rFonts w:ascii="Times New Roman" w:eastAsia="仿宋" w:hAnsi="Times New Roman" w:cs="Times New Roman" w:hint="eastAsia"/>
            <w:sz w:val="24"/>
            <w:szCs w:val="24"/>
          </w:rPr>
          <w:t>一方面</w:t>
        </w:r>
        <w:r w:rsidRPr="0005662E">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实习单位</w:t>
        </w:r>
        <w:r w:rsidRPr="0005662E">
          <w:rPr>
            <w:rFonts w:ascii="Times New Roman" w:eastAsia="仿宋" w:hAnsi="Times New Roman" w:cs="Times New Roman"/>
            <w:sz w:val="24"/>
            <w:szCs w:val="24"/>
          </w:rPr>
          <w:t>应当按照实习协议为顶岗实习学生办理意外伤害保险</w:t>
        </w:r>
        <w:r>
          <w:rPr>
            <w:rFonts w:ascii="Times New Roman" w:eastAsia="仿宋" w:hAnsi="Times New Roman" w:cs="Times New Roman" w:hint="eastAsia"/>
            <w:sz w:val="24"/>
            <w:szCs w:val="24"/>
          </w:rPr>
          <w:t>，实习单位可</w:t>
        </w:r>
      </w:ins>
      <w:ins w:id="21" w:author="沈靖城 Shen, Linton" w:date="2026-09-08T16:40:00Z" w16du:dateUtc="2026-09-08T08:40:00Z">
        <w:r>
          <w:rPr>
            <w:rFonts w:ascii="Times New Roman" w:eastAsia="仿宋" w:hAnsi="Times New Roman" w:cs="Times New Roman" w:hint="eastAsia"/>
            <w:sz w:val="24"/>
            <w:szCs w:val="24"/>
          </w:rPr>
          <w:t>与保险公司协商意外伤害保险具体的覆盖内容。对于非顶岗实习，建议也为实习生购买相关意外伤害保险。</w:t>
        </w:r>
      </w:ins>
    </w:p>
    <w:p w14:paraId="256951AF" w14:textId="14E67B78" w:rsidR="00064D12" w:rsidRPr="00064D12" w:rsidRDefault="00064D12" w:rsidP="0005662E">
      <w:pPr>
        <w:spacing w:afterLines="50" w:after="190" w:line="440" w:lineRule="exact"/>
        <w:ind w:firstLine="480"/>
        <w:rPr>
          <w:ins w:id="22" w:author="沈靖城 Shen, Linton" w:date="2026-09-08T16:38:00Z" w16du:dateUtc="2026-09-08T08:38:00Z"/>
          <w:rFonts w:ascii="Times New Roman" w:eastAsia="仿宋" w:hAnsi="Times New Roman" w:cs="Times New Roman" w:hint="eastAsia"/>
          <w:sz w:val="24"/>
          <w:szCs w:val="24"/>
          <w:rPrChange w:id="23" w:author="沈靖城 Shen, Linton" w:date="2026-09-08T16:39:00Z" w16du:dateUtc="2026-09-08T08:39:00Z">
            <w:rPr>
              <w:ins w:id="24" w:author="沈靖城 Shen, Linton" w:date="2026-09-08T16:38:00Z" w16du:dateUtc="2026-09-08T08:38:00Z"/>
              <w:rFonts w:ascii="Times New Roman" w:eastAsia="仿宋" w:hAnsi="Times New Roman" w:cs="Times New Roman" w:hint="eastAsia"/>
              <w:b/>
              <w:bCs/>
              <w:sz w:val="24"/>
              <w:szCs w:val="24"/>
            </w:rPr>
          </w:rPrChange>
        </w:rPr>
      </w:pPr>
      <w:ins w:id="25" w:author="沈靖城 Shen, Linton" w:date="2026-09-08T16:39:00Z" w16du:dateUtc="2026-09-08T08:39:00Z">
        <w:r>
          <w:rPr>
            <w:rFonts w:ascii="Times New Roman" w:eastAsia="仿宋" w:hAnsi="Times New Roman" w:cs="Times New Roman" w:hint="eastAsia"/>
            <w:sz w:val="24"/>
            <w:szCs w:val="24"/>
          </w:rPr>
          <w:t>另一方面</w:t>
        </w:r>
        <w:r w:rsidRPr="0005662E">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实习单位</w:t>
        </w:r>
        <w:r w:rsidRPr="0005662E">
          <w:rPr>
            <w:rFonts w:ascii="Times New Roman" w:eastAsia="仿宋" w:hAnsi="Times New Roman" w:cs="Times New Roman" w:hint="eastAsia"/>
            <w:sz w:val="24"/>
            <w:szCs w:val="24"/>
          </w:rPr>
          <w:t>也可以自愿为实习人员缴纳社保。根据《</w:t>
        </w:r>
        <w:r w:rsidRPr="0005662E">
          <w:rPr>
            <w:rFonts w:ascii="Times New Roman" w:eastAsia="仿宋" w:hAnsi="Times New Roman" w:cs="Times New Roman"/>
            <w:sz w:val="24"/>
            <w:szCs w:val="24"/>
          </w:rPr>
          <w:t>江苏省实习生和见习人员参加工伤保险办法</w:t>
        </w:r>
        <w:r w:rsidRPr="0005662E">
          <w:rPr>
            <w:rFonts w:ascii="Times New Roman" w:eastAsia="仿宋" w:hAnsi="Times New Roman" w:cs="Times New Roman" w:hint="eastAsia"/>
            <w:sz w:val="24"/>
            <w:szCs w:val="24"/>
          </w:rPr>
          <w:t>》，用人单位可</w:t>
        </w:r>
        <w:r w:rsidRPr="0005662E">
          <w:rPr>
            <w:rFonts w:ascii="Times New Roman" w:eastAsia="仿宋" w:hAnsi="Times New Roman" w:cs="Times New Roman"/>
            <w:sz w:val="24"/>
            <w:szCs w:val="24"/>
          </w:rPr>
          <w:t>以自愿为本单位实习生和见习人员参加工伤保险，缴纳工伤保险费。实习见习人员个人不缴纳工伤保险费。</w:t>
        </w:r>
      </w:ins>
    </w:p>
    <w:p w14:paraId="0391C28E" w14:textId="2E5F3B5C" w:rsidR="00936F7F" w:rsidRPr="0005662E" w:rsidRDefault="00064D12" w:rsidP="0005662E">
      <w:pPr>
        <w:spacing w:afterLines="50" w:after="190" w:line="440" w:lineRule="exact"/>
        <w:ind w:firstLine="489"/>
        <w:rPr>
          <w:rFonts w:ascii="Times New Roman" w:eastAsia="仿宋" w:hAnsi="Times New Roman" w:cs="Times New Roman"/>
          <w:b/>
          <w:bCs/>
          <w:sz w:val="24"/>
          <w:szCs w:val="24"/>
        </w:rPr>
      </w:pPr>
      <w:ins w:id="26" w:author="沈靖城 Shen, Linton" w:date="2026-09-08T16:38:00Z" w16du:dateUtc="2026-09-08T08:38:00Z">
        <w:r>
          <w:rPr>
            <w:rFonts w:ascii="Times New Roman" w:eastAsia="仿宋" w:hAnsi="Times New Roman" w:cs="Times New Roman" w:hint="eastAsia"/>
            <w:b/>
            <w:bCs/>
            <w:sz w:val="24"/>
            <w:szCs w:val="24"/>
          </w:rPr>
          <w:t>（六）</w:t>
        </w:r>
      </w:ins>
      <w:r w:rsidR="00936F7F" w:rsidRPr="0005662E">
        <w:rPr>
          <w:rFonts w:ascii="Times New Roman" w:eastAsia="仿宋" w:hAnsi="Times New Roman" w:cs="Times New Roman" w:hint="eastAsia"/>
          <w:b/>
          <w:bCs/>
          <w:sz w:val="24"/>
          <w:szCs w:val="24"/>
        </w:rPr>
        <w:t>实习单位的其他义务</w:t>
      </w:r>
    </w:p>
    <w:p w14:paraId="2176EFD9" w14:textId="0561E09A" w:rsidR="0005662E" w:rsidRPr="0005662E" w:rsidRDefault="0005662E" w:rsidP="0005662E">
      <w:pPr>
        <w:spacing w:afterLines="50" w:after="190" w:line="440" w:lineRule="exact"/>
        <w:ind w:firstLine="480"/>
        <w:rPr>
          <w:rFonts w:ascii="Times New Roman" w:eastAsia="仿宋" w:hAnsi="Times New Roman" w:cs="Times New Roman"/>
          <w:sz w:val="24"/>
          <w:szCs w:val="24"/>
        </w:rPr>
      </w:pPr>
      <w:r w:rsidRPr="0005662E">
        <w:rPr>
          <w:rFonts w:ascii="Times New Roman" w:eastAsia="仿宋" w:hAnsi="Times New Roman" w:cs="Times New Roman" w:hint="eastAsia"/>
          <w:sz w:val="24"/>
          <w:szCs w:val="24"/>
        </w:rPr>
        <w:lastRenderedPageBreak/>
        <w:t>第一，提供必要的劳动保护。</w:t>
      </w:r>
      <w:r w:rsidRPr="0005662E">
        <w:rPr>
          <w:rFonts w:ascii="Times New Roman" w:eastAsia="仿宋" w:hAnsi="Times New Roman" w:cs="Times New Roman"/>
          <w:sz w:val="24"/>
          <w:szCs w:val="24"/>
        </w:rPr>
        <w:t>用人单位接纳全日制在校学生进行实习的，应当遵守法律、法规和国家有关规定，提供必要的劳动条件和安全健康的劳动环境，不得安排学生从事与所学专业无关的高空、井下作业和接触放射性、高毒、易燃易爆物品的劳动，以及国家规定的第四级体力劳动强度的劳动。</w:t>
      </w:r>
    </w:p>
    <w:p w14:paraId="6ADC23F5" w14:textId="620B2169" w:rsidR="0005662E" w:rsidRPr="0005662E" w:rsidRDefault="0005662E" w:rsidP="0005662E">
      <w:pPr>
        <w:spacing w:afterLines="50" w:after="190" w:line="440" w:lineRule="exact"/>
        <w:ind w:firstLine="480"/>
        <w:rPr>
          <w:rFonts w:ascii="Times New Roman" w:eastAsia="仿宋" w:hAnsi="Times New Roman" w:cs="Times New Roman"/>
          <w:sz w:val="24"/>
          <w:szCs w:val="24"/>
        </w:rPr>
      </w:pPr>
      <w:r w:rsidRPr="0005662E">
        <w:rPr>
          <w:rFonts w:ascii="Times New Roman" w:eastAsia="仿宋" w:hAnsi="Times New Roman" w:cs="Times New Roman" w:hint="eastAsia"/>
          <w:sz w:val="24"/>
          <w:szCs w:val="24"/>
        </w:rPr>
        <w:t>第二，实习时间应当合理。</w:t>
      </w:r>
      <w:r w:rsidRPr="0005662E">
        <w:rPr>
          <w:rFonts w:ascii="Times New Roman" w:eastAsia="仿宋" w:hAnsi="Times New Roman" w:cs="Times New Roman"/>
          <w:sz w:val="24"/>
          <w:szCs w:val="24"/>
        </w:rPr>
        <w:t>企业不得安排总时间超过十二个月的顶岗实习，不得安排学生顶岗实习每日超过八小时、每周超过四十小时。国家另有规定的，从其规定。</w:t>
      </w:r>
    </w:p>
    <w:p w14:paraId="277C8F76" w14:textId="77777777" w:rsidR="0005662E" w:rsidRPr="0005662E" w:rsidRDefault="0005662E" w:rsidP="0005662E">
      <w:pPr>
        <w:spacing w:afterLines="50" w:after="190" w:line="440" w:lineRule="exact"/>
        <w:ind w:firstLine="480"/>
        <w:rPr>
          <w:rFonts w:ascii="Times New Roman" w:eastAsia="仿宋" w:hAnsi="Times New Roman" w:cs="Times New Roman"/>
          <w:sz w:val="24"/>
          <w:szCs w:val="24"/>
        </w:rPr>
      </w:pPr>
      <w:r w:rsidRPr="0005662E">
        <w:rPr>
          <w:rFonts w:ascii="Times New Roman" w:eastAsia="仿宋" w:hAnsi="Times New Roman" w:cs="Times New Roman" w:hint="eastAsia"/>
          <w:sz w:val="24"/>
          <w:szCs w:val="24"/>
        </w:rPr>
        <w:t>第三，应当进行安全教育。</w:t>
      </w:r>
      <w:r w:rsidRPr="0005662E">
        <w:rPr>
          <w:rFonts w:ascii="Times New Roman" w:eastAsia="仿宋" w:hAnsi="Times New Roman" w:cs="Times New Roman"/>
          <w:sz w:val="24"/>
          <w:szCs w:val="24"/>
        </w:rPr>
        <w:t>用人单位应当对实习学生进行劳动安全卫生教育，预防劳动过程中发生事故。</w:t>
      </w:r>
    </w:p>
    <w:p w14:paraId="1A5C5CD3" w14:textId="7940B1E2" w:rsidR="0005662E" w:rsidRPr="0005662E" w:rsidDel="00064D12" w:rsidRDefault="0005662E" w:rsidP="0005662E">
      <w:pPr>
        <w:spacing w:afterLines="50" w:after="190" w:line="440" w:lineRule="exact"/>
        <w:ind w:firstLine="480"/>
        <w:rPr>
          <w:del w:id="27" w:author="沈靖城 Shen, Linton" w:date="2026-09-08T16:38:00Z" w16du:dateUtc="2026-09-08T08:38:00Z"/>
          <w:rFonts w:ascii="Times New Roman" w:eastAsia="仿宋" w:hAnsi="Times New Roman" w:cs="Times New Roman"/>
          <w:sz w:val="24"/>
          <w:szCs w:val="24"/>
        </w:rPr>
      </w:pPr>
      <w:del w:id="28" w:author="沈靖城 Shen, Linton" w:date="2026-09-08T16:38:00Z" w16du:dateUtc="2026-09-08T08:38:00Z">
        <w:r w:rsidRPr="0005662E" w:rsidDel="00064D12">
          <w:rPr>
            <w:rFonts w:ascii="Times New Roman" w:eastAsia="仿宋" w:hAnsi="Times New Roman" w:cs="Times New Roman" w:hint="eastAsia"/>
            <w:sz w:val="24"/>
            <w:szCs w:val="24"/>
          </w:rPr>
          <w:delText>第四，</w:delText>
        </w:r>
        <w:r w:rsidRPr="0005662E" w:rsidDel="00064D12">
          <w:rPr>
            <w:rFonts w:ascii="Times New Roman" w:eastAsia="仿宋" w:hAnsi="Times New Roman" w:cs="Times New Roman"/>
            <w:sz w:val="24"/>
            <w:szCs w:val="24"/>
          </w:rPr>
          <w:delText>企业应当按照实习协议为顶岗实习学生办理意外伤害保险。</w:delText>
        </w:r>
      </w:del>
    </w:p>
    <w:p w14:paraId="02CF047B" w14:textId="260B2B38" w:rsidR="0005662E" w:rsidRPr="0005662E" w:rsidDel="00064D12" w:rsidRDefault="0005662E" w:rsidP="0005662E">
      <w:pPr>
        <w:spacing w:afterLines="50" w:after="190" w:line="440" w:lineRule="exact"/>
        <w:ind w:firstLine="480"/>
        <w:rPr>
          <w:del w:id="29" w:author="沈靖城 Shen, Linton" w:date="2026-09-08T16:38:00Z" w16du:dateUtc="2026-09-08T08:38:00Z"/>
          <w:rFonts w:ascii="Times New Roman" w:eastAsia="仿宋" w:hAnsi="Times New Roman" w:cs="Times New Roman"/>
          <w:sz w:val="24"/>
          <w:szCs w:val="24"/>
        </w:rPr>
      </w:pPr>
      <w:del w:id="30" w:author="沈靖城 Shen, Linton" w:date="2026-09-08T16:38:00Z" w16du:dateUtc="2026-09-08T08:38:00Z">
        <w:r w:rsidRPr="0005662E" w:rsidDel="00064D12">
          <w:rPr>
            <w:rFonts w:ascii="Times New Roman" w:eastAsia="仿宋" w:hAnsi="Times New Roman" w:cs="Times New Roman" w:hint="eastAsia"/>
            <w:sz w:val="24"/>
            <w:szCs w:val="24"/>
          </w:rPr>
          <w:delText>第五，企业也可以自愿为实习人员缴纳社保。根据《</w:delText>
        </w:r>
        <w:r w:rsidRPr="0005662E" w:rsidDel="00064D12">
          <w:rPr>
            <w:rFonts w:ascii="Times New Roman" w:eastAsia="仿宋" w:hAnsi="Times New Roman" w:cs="Times New Roman"/>
            <w:sz w:val="24"/>
            <w:szCs w:val="24"/>
          </w:rPr>
          <w:delText>江苏省实习生和见习人员参加工伤保险办法</w:delText>
        </w:r>
        <w:r w:rsidRPr="0005662E" w:rsidDel="00064D12">
          <w:rPr>
            <w:rFonts w:ascii="Times New Roman" w:eastAsia="仿宋" w:hAnsi="Times New Roman" w:cs="Times New Roman" w:hint="eastAsia"/>
            <w:sz w:val="24"/>
            <w:szCs w:val="24"/>
          </w:rPr>
          <w:delText>》，用人单位可</w:delText>
        </w:r>
        <w:r w:rsidRPr="0005662E" w:rsidDel="00064D12">
          <w:rPr>
            <w:rFonts w:ascii="Times New Roman" w:eastAsia="仿宋" w:hAnsi="Times New Roman" w:cs="Times New Roman"/>
            <w:sz w:val="24"/>
            <w:szCs w:val="24"/>
          </w:rPr>
          <w:delText>以自愿为本单位实习生和见习人员参加工伤保险，缴纳工伤保险费。实习见习人员个人不缴纳工伤保险费。</w:delText>
        </w:r>
      </w:del>
    </w:p>
    <w:p w14:paraId="28573E44" w14:textId="03A41958" w:rsidR="00064D12" w:rsidRDefault="00EF23C3" w:rsidP="00EF23C3">
      <w:pPr>
        <w:spacing w:afterLines="50" w:after="190" w:line="440" w:lineRule="exact"/>
        <w:ind w:firstLineChars="0" w:firstLine="0"/>
        <w:rPr>
          <w:ins w:id="31" w:author="沈靖城 Shen, Linton" w:date="2026-09-08T16:41:00Z" w16du:dateUtc="2026-09-08T08:41:00Z"/>
          <w:rFonts w:ascii="Times New Roman" w:eastAsia="仿宋" w:hAnsi="Times New Roman" w:cs="Times New Roman"/>
          <w:b/>
          <w:bCs/>
          <w:sz w:val="24"/>
          <w:szCs w:val="24"/>
        </w:rPr>
      </w:pPr>
      <w:r w:rsidRPr="00EF23C3">
        <w:rPr>
          <w:rFonts w:ascii="Times New Roman" w:eastAsia="仿宋" w:hAnsi="Times New Roman" w:cs="Times New Roman" w:hint="eastAsia"/>
          <w:b/>
          <w:bCs/>
          <w:sz w:val="24"/>
          <w:szCs w:val="24"/>
        </w:rPr>
        <w:t>三、</w:t>
      </w:r>
      <w:ins w:id="32" w:author="沈靖城 Shen, Linton" w:date="2026-09-08T16:42:00Z" w16du:dateUtc="2026-09-08T08:42:00Z">
        <w:r w:rsidR="00064D12">
          <w:rPr>
            <w:rFonts w:ascii="Times New Roman" w:eastAsia="仿宋" w:hAnsi="Times New Roman" w:cs="Times New Roman" w:hint="eastAsia"/>
            <w:b/>
            <w:bCs/>
            <w:sz w:val="24"/>
            <w:szCs w:val="24"/>
          </w:rPr>
          <w:t>劳动合同关系</w:t>
        </w:r>
      </w:ins>
    </w:p>
    <w:p w14:paraId="349AE8AA" w14:textId="35509F44" w:rsidR="00064D12" w:rsidRPr="00064D12" w:rsidRDefault="00064D12" w:rsidP="00064D12">
      <w:pPr>
        <w:spacing w:afterLines="50" w:after="190" w:line="440" w:lineRule="exact"/>
        <w:ind w:firstLine="489"/>
        <w:rPr>
          <w:ins w:id="33" w:author="沈靖城 Shen, Linton" w:date="2026-09-08T16:43:00Z" w16du:dateUtc="2026-09-08T08:43:00Z"/>
          <w:rFonts w:ascii="Times New Roman" w:eastAsia="仿宋" w:hAnsi="Times New Roman" w:cs="Times New Roman"/>
          <w:b/>
          <w:bCs/>
          <w:sz w:val="24"/>
          <w:szCs w:val="24"/>
          <w:rPrChange w:id="34" w:author="沈靖城 Shen, Linton" w:date="2026-09-08T16:43:00Z" w16du:dateUtc="2026-09-08T08:43:00Z">
            <w:rPr>
              <w:ins w:id="35" w:author="沈靖城 Shen, Linton" w:date="2026-09-08T16:43:00Z" w16du:dateUtc="2026-09-08T08:43:00Z"/>
              <w:rFonts w:ascii="Times New Roman" w:eastAsia="仿宋" w:hAnsi="Times New Roman" w:cs="Times New Roman"/>
              <w:sz w:val="24"/>
              <w:szCs w:val="24"/>
            </w:rPr>
          </w:rPrChange>
        </w:rPr>
      </w:pPr>
      <w:ins w:id="36" w:author="沈靖城 Shen, Linton" w:date="2026-09-08T16:43:00Z" w16du:dateUtc="2026-09-08T08:43:00Z">
        <w:r w:rsidRPr="00064D12">
          <w:rPr>
            <w:rFonts w:ascii="Times New Roman" w:eastAsia="仿宋" w:hAnsi="Times New Roman" w:cs="Times New Roman" w:hint="eastAsia"/>
            <w:b/>
            <w:bCs/>
            <w:sz w:val="24"/>
            <w:szCs w:val="24"/>
            <w:rPrChange w:id="37" w:author="沈靖城 Shen, Linton" w:date="2026-09-08T16:43:00Z" w16du:dateUtc="2026-09-08T08:43:00Z">
              <w:rPr>
                <w:rFonts w:ascii="Times New Roman" w:eastAsia="仿宋" w:hAnsi="Times New Roman" w:cs="Times New Roman" w:hint="eastAsia"/>
                <w:sz w:val="24"/>
                <w:szCs w:val="24"/>
              </w:rPr>
            </w:rPrChange>
          </w:rPr>
          <w:t>（一）</w:t>
        </w:r>
      </w:ins>
      <w:ins w:id="38" w:author="沈靖城 Shen, Linton" w:date="2026-09-08T16:44:00Z" w16du:dateUtc="2026-09-08T08:44:00Z">
        <w:r>
          <w:rPr>
            <w:rFonts w:ascii="Times New Roman" w:eastAsia="仿宋" w:hAnsi="Times New Roman" w:cs="Times New Roman" w:hint="eastAsia"/>
            <w:b/>
            <w:bCs/>
            <w:sz w:val="24"/>
            <w:szCs w:val="24"/>
          </w:rPr>
          <w:t>劳动关系的认定</w:t>
        </w:r>
      </w:ins>
    </w:p>
    <w:p w14:paraId="0188AB5C" w14:textId="3C160A6E" w:rsidR="00064D12" w:rsidRDefault="00064D12" w:rsidP="00064D12">
      <w:pPr>
        <w:spacing w:afterLines="50" w:after="190" w:line="440" w:lineRule="exact"/>
        <w:ind w:firstLine="480"/>
        <w:rPr>
          <w:ins w:id="39" w:author="沈靖城 Shen, Linton" w:date="2026-09-08T16:43:00Z" w16du:dateUtc="2026-09-08T08:43:00Z"/>
          <w:rFonts w:ascii="Times New Roman" w:eastAsia="仿宋" w:hAnsi="Times New Roman" w:cs="Times New Roman"/>
          <w:sz w:val="24"/>
          <w:szCs w:val="24"/>
        </w:rPr>
      </w:pPr>
      <w:ins w:id="40" w:author="沈靖城 Shen, Linton" w:date="2026-09-08T16:43:00Z" w16du:dateUtc="2026-09-08T08:43:00Z">
        <w:r>
          <w:rPr>
            <w:rFonts w:ascii="Times New Roman" w:eastAsia="仿宋" w:hAnsi="Times New Roman" w:cs="Times New Roman" w:hint="eastAsia"/>
            <w:sz w:val="24"/>
            <w:szCs w:val="24"/>
          </w:rPr>
          <w:t>根据</w:t>
        </w:r>
      </w:ins>
      <w:ins w:id="41" w:author="沈靖城 Shen, Linton" w:date="2026-09-08T16:42:00Z" w16du:dateUtc="2026-09-08T08:42:00Z">
        <w:r>
          <w:rPr>
            <w:rFonts w:ascii="Times New Roman" w:eastAsia="仿宋" w:hAnsi="Times New Roman" w:cs="Times New Roman" w:hint="eastAsia"/>
            <w:sz w:val="24"/>
            <w:szCs w:val="24"/>
          </w:rPr>
          <w:t>《</w:t>
        </w:r>
        <w:r w:rsidRPr="00064D12">
          <w:rPr>
            <w:rFonts w:ascii="Times New Roman" w:eastAsia="仿宋" w:hAnsi="Times New Roman" w:cs="Times New Roman"/>
            <w:sz w:val="24"/>
            <w:szCs w:val="24"/>
            <w:rPrChange w:id="42" w:author="沈靖城 Shen, Linton" w:date="2026-09-08T16:42:00Z" w16du:dateUtc="2026-09-08T08:42:00Z">
              <w:rPr>
                <w:rFonts w:ascii="Times New Roman" w:eastAsia="仿宋" w:hAnsi="Times New Roman" w:cs="Times New Roman"/>
                <w:b/>
                <w:bCs/>
                <w:sz w:val="24"/>
                <w:szCs w:val="24"/>
              </w:rPr>
            </w:rPrChange>
          </w:rPr>
          <w:t>劳动和社会保障部关于确立劳动关系有关事项的通知</w:t>
        </w:r>
        <w:r>
          <w:rPr>
            <w:rFonts w:ascii="Times New Roman" w:eastAsia="仿宋" w:hAnsi="Times New Roman" w:cs="Times New Roman" w:hint="eastAsia"/>
            <w:sz w:val="24"/>
            <w:szCs w:val="24"/>
          </w:rPr>
          <w:t>》（</w:t>
        </w:r>
      </w:ins>
      <w:ins w:id="43" w:author="沈靖城 Shen, Linton" w:date="2026-09-08T16:43:00Z" w16du:dateUtc="2026-09-08T08:43:00Z">
        <w:r w:rsidRPr="00064D12">
          <w:rPr>
            <w:rFonts w:ascii="Times New Roman" w:eastAsia="仿宋" w:hAnsi="Times New Roman" w:cs="Times New Roman"/>
            <w:sz w:val="24"/>
            <w:szCs w:val="24"/>
          </w:rPr>
          <w:t>劳社部发〔</w:t>
        </w:r>
        <w:r w:rsidRPr="00064D12">
          <w:rPr>
            <w:rFonts w:ascii="Times New Roman" w:eastAsia="仿宋" w:hAnsi="Times New Roman" w:cs="Times New Roman"/>
            <w:sz w:val="24"/>
            <w:szCs w:val="24"/>
          </w:rPr>
          <w:t>2005</w:t>
        </w:r>
        <w:r w:rsidRPr="00064D12">
          <w:rPr>
            <w:rFonts w:ascii="Times New Roman" w:eastAsia="仿宋" w:hAnsi="Times New Roman" w:cs="Times New Roman"/>
            <w:sz w:val="24"/>
            <w:szCs w:val="24"/>
          </w:rPr>
          <w:t>〕</w:t>
        </w:r>
        <w:r w:rsidRPr="00064D12">
          <w:rPr>
            <w:rFonts w:ascii="Times New Roman" w:eastAsia="仿宋" w:hAnsi="Times New Roman" w:cs="Times New Roman"/>
            <w:sz w:val="24"/>
            <w:szCs w:val="24"/>
          </w:rPr>
          <w:t>12</w:t>
        </w:r>
        <w:r w:rsidRPr="00064D12">
          <w:rPr>
            <w:rFonts w:ascii="Times New Roman" w:eastAsia="仿宋" w:hAnsi="Times New Roman" w:cs="Times New Roman"/>
            <w:sz w:val="24"/>
            <w:szCs w:val="24"/>
          </w:rPr>
          <w:t>号</w:t>
        </w:r>
        <w:r>
          <w:rPr>
            <w:rFonts w:ascii="Times New Roman" w:eastAsia="仿宋" w:hAnsi="Times New Roman" w:cs="Times New Roman" w:hint="eastAsia"/>
            <w:sz w:val="24"/>
            <w:szCs w:val="24"/>
          </w:rPr>
          <w:t>）第二条的规定，</w:t>
        </w:r>
        <w:r w:rsidRPr="00064D12">
          <w:rPr>
            <w:rFonts w:ascii="Times New Roman" w:eastAsia="仿宋" w:hAnsi="Times New Roman" w:cs="Times New Roman" w:hint="eastAsia"/>
            <w:sz w:val="24"/>
            <w:szCs w:val="24"/>
          </w:rPr>
          <w:t>认定双方存在劳动关系时可参照下列凭证：</w:t>
        </w:r>
        <w:r>
          <w:rPr>
            <w:rFonts w:ascii="Times New Roman" w:eastAsia="仿宋" w:hAnsi="Times New Roman" w:cs="Times New Roman" w:hint="eastAsia"/>
            <w:sz w:val="24"/>
            <w:szCs w:val="24"/>
          </w:rPr>
          <w:t xml:space="preserve">1. </w:t>
        </w:r>
        <w:r w:rsidRPr="00064D12">
          <w:rPr>
            <w:rFonts w:ascii="Times New Roman" w:eastAsia="仿宋" w:hAnsi="Times New Roman" w:cs="Times New Roman" w:hint="eastAsia"/>
            <w:sz w:val="24"/>
            <w:szCs w:val="24"/>
          </w:rPr>
          <w:t>工资支付凭证或记录（职工工资发放花名册）、缴纳各项社会保险费的记录；</w:t>
        </w:r>
        <w:r>
          <w:rPr>
            <w:rFonts w:ascii="Times New Roman" w:eastAsia="仿宋" w:hAnsi="Times New Roman" w:cs="Times New Roman" w:hint="eastAsia"/>
            <w:sz w:val="24"/>
            <w:szCs w:val="24"/>
          </w:rPr>
          <w:t xml:space="preserve">2. </w:t>
        </w:r>
        <w:r w:rsidRPr="00064D12">
          <w:rPr>
            <w:rFonts w:ascii="Times New Roman" w:eastAsia="仿宋" w:hAnsi="Times New Roman" w:cs="Times New Roman" w:hint="eastAsia"/>
            <w:sz w:val="24"/>
            <w:szCs w:val="24"/>
          </w:rPr>
          <w:t>用人单位向劳动者发放的“工作证”、“服务证”等能够证明身份的证件；</w:t>
        </w:r>
        <w:r>
          <w:rPr>
            <w:rFonts w:ascii="Times New Roman" w:eastAsia="仿宋" w:hAnsi="Times New Roman" w:cs="Times New Roman" w:hint="eastAsia"/>
            <w:sz w:val="24"/>
            <w:szCs w:val="24"/>
          </w:rPr>
          <w:t xml:space="preserve">3. </w:t>
        </w:r>
        <w:r w:rsidRPr="00064D12">
          <w:rPr>
            <w:rFonts w:ascii="Times New Roman" w:eastAsia="仿宋" w:hAnsi="Times New Roman" w:cs="Times New Roman" w:hint="eastAsia"/>
            <w:sz w:val="24"/>
            <w:szCs w:val="24"/>
          </w:rPr>
          <w:t>劳动者填写的用人单位招工招聘“登记表”、“报名表”等招用记录；</w:t>
        </w:r>
        <w:r>
          <w:rPr>
            <w:rFonts w:ascii="Times New Roman" w:eastAsia="仿宋" w:hAnsi="Times New Roman" w:cs="Times New Roman" w:hint="eastAsia"/>
            <w:sz w:val="24"/>
            <w:szCs w:val="24"/>
          </w:rPr>
          <w:t xml:space="preserve">4. </w:t>
        </w:r>
        <w:r w:rsidRPr="00064D12">
          <w:rPr>
            <w:rFonts w:ascii="Times New Roman" w:eastAsia="仿宋" w:hAnsi="Times New Roman" w:cs="Times New Roman" w:hint="eastAsia"/>
            <w:sz w:val="24"/>
            <w:szCs w:val="24"/>
          </w:rPr>
          <w:t>考勤记录；</w:t>
        </w:r>
        <w:r>
          <w:rPr>
            <w:rFonts w:ascii="Times New Roman" w:eastAsia="仿宋" w:hAnsi="Times New Roman" w:cs="Times New Roman" w:hint="eastAsia"/>
            <w:sz w:val="24"/>
            <w:szCs w:val="24"/>
          </w:rPr>
          <w:t xml:space="preserve">5. </w:t>
        </w:r>
        <w:r w:rsidRPr="00064D12">
          <w:rPr>
            <w:rFonts w:ascii="Times New Roman" w:eastAsia="仿宋" w:hAnsi="Times New Roman" w:cs="Times New Roman" w:hint="eastAsia"/>
            <w:sz w:val="24"/>
            <w:szCs w:val="24"/>
          </w:rPr>
          <w:t>其他劳动者的证言等。</w:t>
        </w:r>
      </w:ins>
    </w:p>
    <w:p w14:paraId="6686074E" w14:textId="7180EE38" w:rsidR="00064D12" w:rsidRPr="00064D12" w:rsidRDefault="00064D12" w:rsidP="00064D12">
      <w:pPr>
        <w:spacing w:afterLines="50" w:after="190" w:line="440" w:lineRule="exact"/>
        <w:ind w:firstLine="480"/>
        <w:rPr>
          <w:ins w:id="44" w:author="沈靖城 Shen, Linton" w:date="2026-09-08T16:43:00Z" w16du:dateUtc="2026-09-08T08:43:00Z"/>
          <w:rFonts w:ascii="Times New Roman" w:eastAsia="仿宋" w:hAnsi="Times New Roman" w:cs="Times New Roman" w:hint="eastAsia"/>
          <w:sz w:val="24"/>
          <w:szCs w:val="24"/>
        </w:rPr>
      </w:pPr>
      <w:ins w:id="45" w:author="沈靖城 Shen, Linton" w:date="2026-09-08T16:43:00Z" w16du:dateUtc="2026-09-08T08:43:00Z">
        <w:r>
          <w:rPr>
            <w:rFonts w:ascii="Times New Roman" w:eastAsia="仿宋" w:hAnsi="Times New Roman" w:cs="Times New Roman" w:hint="eastAsia"/>
            <w:sz w:val="24"/>
            <w:szCs w:val="24"/>
          </w:rPr>
          <w:t>因此，如若未</w:t>
        </w:r>
      </w:ins>
      <w:ins w:id="46" w:author="沈靖城 Shen, Linton" w:date="2026-09-08T16:44:00Z" w16du:dateUtc="2026-09-08T08:44:00Z">
        <w:r>
          <w:rPr>
            <w:rFonts w:ascii="Times New Roman" w:eastAsia="仿宋" w:hAnsi="Times New Roman" w:cs="Times New Roman" w:hint="eastAsia"/>
            <w:sz w:val="24"/>
            <w:szCs w:val="24"/>
          </w:rPr>
          <w:t>构成见习法律关系或实习法律关系的，且用人单位向学生支付报酬、对学生进行考勤管理的，此类关系易被认定为劳动合同关系。</w:t>
        </w:r>
      </w:ins>
    </w:p>
    <w:p w14:paraId="21708DDF" w14:textId="64613099" w:rsidR="00064D12" w:rsidRPr="0005662E" w:rsidRDefault="00064D12" w:rsidP="00064D12">
      <w:pPr>
        <w:spacing w:afterLines="50" w:after="190" w:line="440" w:lineRule="exact"/>
        <w:ind w:firstLine="489"/>
        <w:rPr>
          <w:ins w:id="47" w:author="沈靖城 Shen, Linton" w:date="2026-09-08T16:45:00Z" w16du:dateUtc="2026-09-08T08:45:00Z"/>
          <w:rFonts w:ascii="Times New Roman" w:eastAsia="仿宋" w:hAnsi="Times New Roman" w:cs="Times New Roman"/>
          <w:b/>
          <w:bCs/>
          <w:sz w:val="24"/>
          <w:szCs w:val="24"/>
        </w:rPr>
      </w:pPr>
      <w:ins w:id="48" w:author="沈靖城 Shen, Linton" w:date="2026-09-08T16:45:00Z" w16du:dateUtc="2026-09-08T08:45:00Z">
        <w:r w:rsidRPr="0005662E">
          <w:rPr>
            <w:rFonts w:ascii="Times New Roman" w:eastAsia="仿宋" w:hAnsi="Times New Roman" w:cs="Times New Roman" w:hint="eastAsia"/>
            <w:b/>
            <w:bCs/>
            <w:sz w:val="24"/>
            <w:szCs w:val="24"/>
          </w:rPr>
          <w:t>（</w:t>
        </w:r>
        <w:r>
          <w:rPr>
            <w:rFonts w:ascii="Times New Roman" w:eastAsia="仿宋" w:hAnsi="Times New Roman" w:cs="Times New Roman" w:hint="eastAsia"/>
            <w:b/>
            <w:bCs/>
            <w:sz w:val="24"/>
            <w:szCs w:val="24"/>
          </w:rPr>
          <w:t>二</w:t>
        </w:r>
        <w:r w:rsidRPr="0005662E">
          <w:rPr>
            <w:rFonts w:ascii="Times New Roman" w:eastAsia="仿宋" w:hAnsi="Times New Roman" w:cs="Times New Roman" w:hint="eastAsia"/>
            <w:b/>
            <w:bCs/>
            <w:sz w:val="24"/>
            <w:szCs w:val="24"/>
          </w:rPr>
          <w:t>）</w:t>
        </w:r>
        <w:r>
          <w:rPr>
            <w:rFonts w:ascii="Times New Roman" w:eastAsia="仿宋" w:hAnsi="Times New Roman" w:cs="Times New Roman" w:hint="eastAsia"/>
            <w:b/>
            <w:bCs/>
            <w:sz w:val="24"/>
            <w:szCs w:val="24"/>
          </w:rPr>
          <w:t>劳动合同</w:t>
        </w:r>
        <w:r w:rsidRPr="0005662E">
          <w:rPr>
            <w:rFonts w:ascii="Times New Roman" w:eastAsia="仿宋" w:hAnsi="Times New Roman" w:cs="Times New Roman" w:hint="eastAsia"/>
            <w:b/>
            <w:bCs/>
            <w:sz w:val="24"/>
            <w:szCs w:val="24"/>
          </w:rPr>
          <w:t>签署</w:t>
        </w:r>
      </w:ins>
    </w:p>
    <w:p w14:paraId="531755B6" w14:textId="47A88649" w:rsidR="00D012D9" w:rsidRPr="00D012D9" w:rsidRDefault="00D012D9" w:rsidP="00D012D9">
      <w:pPr>
        <w:spacing w:afterLines="50" w:after="190" w:line="440" w:lineRule="exact"/>
        <w:ind w:firstLine="480"/>
        <w:rPr>
          <w:ins w:id="49" w:author="沈靖城 Shen, Linton" w:date="2026-09-08T16:46:00Z" w16du:dateUtc="2026-09-08T08:46:00Z"/>
          <w:rFonts w:ascii="Times New Roman" w:eastAsia="仿宋" w:hAnsi="Times New Roman" w:cs="Times New Roman"/>
          <w:sz w:val="24"/>
          <w:szCs w:val="24"/>
          <w:rPrChange w:id="50" w:author="沈靖城 Shen, Linton" w:date="2026-09-08T16:47:00Z" w16du:dateUtc="2026-09-08T08:47:00Z">
            <w:rPr>
              <w:ins w:id="51" w:author="沈靖城 Shen, Linton" w:date="2026-09-08T16:46:00Z" w16du:dateUtc="2026-09-08T08:46:00Z"/>
              <w:rFonts w:ascii="-apple-system" w:hAnsi="-apple-system"/>
              <w:color w:val="4A4A4A"/>
            </w:rPr>
          </w:rPrChange>
        </w:rPr>
        <w:pPrChange w:id="52" w:author="沈靖城 Shen, Linton" w:date="2026-09-08T16:47:00Z" w16du:dateUtc="2026-09-08T08:47:00Z">
          <w:pPr>
            <w:pStyle w:val="through-content"/>
            <w:shd w:val="clear" w:color="auto" w:fill="FFFFFF"/>
            <w:spacing w:before="0" w:beforeAutospacing="0" w:after="0" w:afterAutospacing="0" w:line="420" w:lineRule="atLeast"/>
            <w:ind w:firstLine="560"/>
          </w:pPr>
        </w:pPrChange>
      </w:pPr>
      <w:ins w:id="53" w:author="沈靖城 Shen, Linton" w:date="2026-09-08T16:46:00Z" w16du:dateUtc="2026-09-08T08:46:00Z">
        <w:r>
          <w:rPr>
            <w:rFonts w:ascii="Times New Roman" w:eastAsia="仿宋" w:hAnsi="Times New Roman" w:cs="Times New Roman" w:hint="eastAsia"/>
            <w:sz w:val="24"/>
            <w:szCs w:val="24"/>
          </w:rPr>
          <w:t>根据《劳动合同法》第十七条，</w:t>
        </w:r>
        <w:r w:rsidRPr="00D012D9">
          <w:rPr>
            <w:rFonts w:ascii="Times New Roman" w:eastAsia="仿宋" w:hAnsi="Times New Roman" w:cs="Times New Roman"/>
            <w:sz w:val="24"/>
            <w:szCs w:val="24"/>
            <w:rPrChange w:id="54" w:author="沈靖城 Shen, Linton" w:date="2026-09-08T16:47:00Z" w16du:dateUtc="2026-09-08T08:47:00Z">
              <w:rPr>
                <w:rFonts w:ascii="-apple-system" w:hAnsi="-apple-system"/>
                <w:color w:val="4A4A4A"/>
              </w:rPr>
            </w:rPrChange>
          </w:rPr>
          <w:t>劳动合同应当具备以下条款：</w:t>
        </w:r>
      </w:ins>
    </w:p>
    <w:p w14:paraId="41400C58" w14:textId="728EBA28" w:rsidR="00D012D9" w:rsidRPr="00D012D9" w:rsidRDefault="00D012D9" w:rsidP="00D012D9">
      <w:pPr>
        <w:spacing w:afterLines="50" w:after="190" w:line="440" w:lineRule="exact"/>
        <w:ind w:firstLine="480"/>
        <w:rPr>
          <w:ins w:id="55" w:author="沈靖城 Shen, Linton" w:date="2026-09-08T16:46:00Z" w16du:dateUtc="2026-09-08T08:46:00Z"/>
          <w:rFonts w:ascii="Times New Roman" w:eastAsia="仿宋" w:hAnsi="Times New Roman" w:cs="Times New Roman"/>
          <w:sz w:val="24"/>
          <w:szCs w:val="24"/>
          <w:rPrChange w:id="56" w:author="沈靖城 Shen, Linton" w:date="2026-09-08T16:47:00Z" w16du:dateUtc="2026-09-08T08:47:00Z">
            <w:rPr>
              <w:ins w:id="57" w:author="沈靖城 Shen, Linton" w:date="2026-09-08T16:46:00Z" w16du:dateUtc="2026-09-08T08:46:00Z"/>
              <w:rFonts w:ascii="-apple-system" w:eastAsia="宋体" w:hAnsi="-apple-system" w:cs="宋体"/>
              <w:color w:val="4A4A4A"/>
              <w:kern w:val="0"/>
              <w:sz w:val="24"/>
              <w:szCs w:val="24"/>
            </w:rPr>
          </w:rPrChange>
        </w:rPr>
        <w:pPrChange w:id="58" w:author="沈靖城 Shen, Linton" w:date="2026-09-08T16:47:00Z" w16du:dateUtc="2026-09-08T08:47:00Z">
          <w:pPr>
            <w:widowControl/>
            <w:shd w:val="clear" w:color="auto" w:fill="FFFFFF"/>
            <w:spacing w:line="420" w:lineRule="atLeast"/>
            <w:ind w:firstLineChars="0" w:firstLine="480"/>
            <w:jc w:val="left"/>
          </w:pPr>
        </w:pPrChange>
      </w:pPr>
      <w:ins w:id="59" w:author="沈靖城 Shen, Linton" w:date="2026-09-08T16:46:00Z" w16du:dateUtc="2026-09-08T08:46:00Z">
        <w:r w:rsidRPr="00D012D9">
          <w:rPr>
            <w:rFonts w:ascii="Times New Roman" w:eastAsia="仿宋" w:hAnsi="Times New Roman" w:cs="Times New Roman" w:hint="eastAsia"/>
            <w:sz w:val="24"/>
            <w:szCs w:val="24"/>
            <w:rPrChange w:id="60" w:author="沈靖城 Shen, Linton" w:date="2026-09-08T16:47:00Z" w16du:dateUtc="2026-09-08T08:47:00Z">
              <w:rPr>
                <w:rFonts w:ascii="-apple-system" w:eastAsia="宋体" w:hAnsi="-apple-system" w:cs="宋体" w:hint="eastAsia"/>
                <w:color w:val="4A4A4A"/>
                <w:kern w:val="0"/>
                <w:sz w:val="24"/>
                <w:szCs w:val="24"/>
              </w:rPr>
            </w:rPrChange>
          </w:rPr>
          <w:t xml:space="preserve">1. </w:t>
        </w:r>
        <w:r w:rsidRPr="00D012D9">
          <w:rPr>
            <w:rFonts w:ascii="Times New Roman" w:eastAsia="仿宋" w:hAnsi="Times New Roman" w:cs="Times New Roman"/>
            <w:sz w:val="24"/>
            <w:szCs w:val="24"/>
            <w:rPrChange w:id="61" w:author="沈靖城 Shen, Linton" w:date="2026-09-08T16:47:00Z" w16du:dateUtc="2026-09-08T08:47:00Z">
              <w:rPr>
                <w:rFonts w:ascii="-apple-system" w:eastAsia="宋体" w:hAnsi="-apple-system" w:cs="宋体"/>
                <w:color w:val="4A4A4A"/>
                <w:kern w:val="0"/>
                <w:sz w:val="24"/>
                <w:szCs w:val="24"/>
              </w:rPr>
            </w:rPrChange>
          </w:rPr>
          <w:t>用人单位的名称、住所和法定代表人或者主要负责人；</w:t>
        </w:r>
      </w:ins>
    </w:p>
    <w:p w14:paraId="51267504" w14:textId="747EED11" w:rsidR="00D012D9" w:rsidRPr="00D012D9" w:rsidRDefault="00D012D9" w:rsidP="00D012D9">
      <w:pPr>
        <w:spacing w:afterLines="50" w:after="190" w:line="440" w:lineRule="exact"/>
        <w:ind w:firstLine="480"/>
        <w:rPr>
          <w:ins w:id="62" w:author="沈靖城 Shen, Linton" w:date="2026-09-08T16:46:00Z" w16du:dateUtc="2026-09-08T08:46:00Z"/>
          <w:rFonts w:ascii="Times New Roman" w:eastAsia="仿宋" w:hAnsi="Times New Roman" w:cs="Times New Roman"/>
          <w:sz w:val="24"/>
          <w:szCs w:val="24"/>
          <w:rPrChange w:id="63" w:author="沈靖城 Shen, Linton" w:date="2026-09-08T16:47:00Z" w16du:dateUtc="2026-09-08T08:47:00Z">
            <w:rPr>
              <w:ins w:id="64" w:author="沈靖城 Shen, Linton" w:date="2026-09-08T16:46:00Z" w16du:dateUtc="2026-09-08T08:46:00Z"/>
              <w:rFonts w:ascii="-apple-system" w:eastAsia="宋体" w:hAnsi="-apple-system" w:cs="宋体"/>
              <w:color w:val="4A4A4A"/>
              <w:kern w:val="0"/>
              <w:sz w:val="24"/>
              <w:szCs w:val="24"/>
            </w:rPr>
          </w:rPrChange>
        </w:rPr>
        <w:pPrChange w:id="65" w:author="沈靖城 Shen, Linton" w:date="2026-09-08T16:47:00Z" w16du:dateUtc="2026-09-08T08:47:00Z">
          <w:pPr>
            <w:widowControl/>
            <w:shd w:val="clear" w:color="auto" w:fill="FFFFFF"/>
            <w:spacing w:line="420" w:lineRule="atLeast"/>
            <w:ind w:firstLineChars="0" w:firstLine="480"/>
            <w:jc w:val="left"/>
          </w:pPr>
        </w:pPrChange>
      </w:pPr>
      <w:ins w:id="66" w:author="沈靖城 Shen, Linton" w:date="2026-09-08T16:46:00Z" w16du:dateUtc="2026-09-08T08:46:00Z">
        <w:r w:rsidRPr="00D012D9">
          <w:rPr>
            <w:rFonts w:ascii="Times New Roman" w:eastAsia="仿宋" w:hAnsi="Times New Roman" w:cs="Times New Roman" w:hint="eastAsia"/>
            <w:sz w:val="24"/>
            <w:szCs w:val="24"/>
            <w:rPrChange w:id="67" w:author="沈靖城 Shen, Linton" w:date="2026-09-08T16:47:00Z" w16du:dateUtc="2026-09-08T08:47:00Z">
              <w:rPr>
                <w:rFonts w:ascii="-apple-system" w:eastAsia="宋体" w:hAnsi="-apple-system" w:cs="宋体" w:hint="eastAsia"/>
                <w:color w:val="4A4A4A"/>
                <w:kern w:val="0"/>
                <w:sz w:val="24"/>
                <w:szCs w:val="24"/>
              </w:rPr>
            </w:rPrChange>
          </w:rPr>
          <w:t xml:space="preserve">2. </w:t>
        </w:r>
        <w:r w:rsidRPr="00D012D9">
          <w:rPr>
            <w:rFonts w:ascii="Times New Roman" w:eastAsia="仿宋" w:hAnsi="Times New Roman" w:cs="Times New Roman"/>
            <w:sz w:val="24"/>
            <w:szCs w:val="24"/>
            <w:rPrChange w:id="68" w:author="沈靖城 Shen, Linton" w:date="2026-09-08T16:47:00Z" w16du:dateUtc="2026-09-08T08:47:00Z">
              <w:rPr>
                <w:rFonts w:ascii="-apple-system" w:eastAsia="宋体" w:hAnsi="-apple-system" w:cs="宋体"/>
                <w:color w:val="4A4A4A"/>
                <w:kern w:val="0"/>
                <w:sz w:val="24"/>
                <w:szCs w:val="24"/>
              </w:rPr>
            </w:rPrChange>
          </w:rPr>
          <w:t>劳动者的姓名、住址和居民身份证或者其他有效身份证件号码；</w:t>
        </w:r>
      </w:ins>
    </w:p>
    <w:p w14:paraId="4B640D9E" w14:textId="23455CB6" w:rsidR="00D012D9" w:rsidRPr="00D012D9" w:rsidRDefault="00D012D9" w:rsidP="00D012D9">
      <w:pPr>
        <w:spacing w:afterLines="50" w:after="190" w:line="440" w:lineRule="exact"/>
        <w:ind w:firstLine="480"/>
        <w:rPr>
          <w:ins w:id="69" w:author="沈靖城 Shen, Linton" w:date="2026-09-08T16:46:00Z" w16du:dateUtc="2026-09-08T08:46:00Z"/>
          <w:rFonts w:ascii="Times New Roman" w:eastAsia="仿宋" w:hAnsi="Times New Roman" w:cs="Times New Roman"/>
          <w:sz w:val="24"/>
          <w:szCs w:val="24"/>
          <w:rPrChange w:id="70" w:author="沈靖城 Shen, Linton" w:date="2026-09-08T16:47:00Z" w16du:dateUtc="2026-09-08T08:47:00Z">
            <w:rPr>
              <w:ins w:id="71" w:author="沈靖城 Shen, Linton" w:date="2026-09-08T16:46:00Z" w16du:dateUtc="2026-09-08T08:46:00Z"/>
              <w:rFonts w:ascii="-apple-system" w:eastAsia="宋体" w:hAnsi="-apple-system" w:cs="宋体"/>
              <w:color w:val="4A4A4A"/>
              <w:kern w:val="0"/>
              <w:sz w:val="24"/>
              <w:szCs w:val="24"/>
            </w:rPr>
          </w:rPrChange>
        </w:rPr>
        <w:pPrChange w:id="72" w:author="沈靖城 Shen, Linton" w:date="2026-09-08T16:47:00Z" w16du:dateUtc="2026-09-08T08:47:00Z">
          <w:pPr>
            <w:widowControl/>
            <w:shd w:val="clear" w:color="auto" w:fill="FFFFFF"/>
            <w:spacing w:line="420" w:lineRule="atLeast"/>
            <w:ind w:firstLineChars="0" w:firstLine="480"/>
            <w:jc w:val="left"/>
          </w:pPr>
        </w:pPrChange>
      </w:pPr>
      <w:ins w:id="73" w:author="沈靖城 Shen, Linton" w:date="2026-09-08T16:46:00Z" w16du:dateUtc="2026-09-08T08:46:00Z">
        <w:r w:rsidRPr="00D012D9">
          <w:rPr>
            <w:rFonts w:ascii="Times New Roman" w:eastAsia="仿宋" w:hAnsi="Times New Roman" w:cs="Times New Roman" w:hint="eastAsia"/>
            <w:sz w:val="24"/>
            <w:szCs w:val="24"/>
            <w:rPrChange w:id="74" w:author="沈靖城 Shen, Linton" w:date="2026-09-08T16:47:00Z" w16du:dateUtc="2026-09-08T08:47:00Z">
              <w:rPr>
                <w:rFonts w:ascii="-apple-system" w:eastAsia="宋体" w:hAnsi="-apple-system" w:cs="宋体" w:hint="eastAsia"/>
                <w:color w:val="4A4A4A"/>
                <w:kern w:val="0"/>
                <w:sz w:val="24"/>
                <w:szCs w:val="24"/>
              </w:rPr>
            </w:rPrChange>
          </w:rPr>
          <w:t xml:space="preserve">3. </w:t>
        </w:r>
        <w:r w:rsidRPr="00D012D9">
          <w:rPr>
            <w:rFonts w:ascii="Times New Roman" w:eastAsia="仿宋" w:hAnsi="Times New Roman" w:cs="Times New Roman"/>
            <w:sz w:val="24"/>
            <w:szCs w:val="24"/>
            <w:rPrChange w:id="75" w:author="沈靖城 Shen, Linton" w:date="2026-09-08T16:47:00Z" w16du:dateUtc="2026-09-08T08:47:00Z">
              <w:rPr>
                <w:rFonts w:ascii="-apple-system" w:eastAsia="宋体" w:hAnsi="-apple-system" w:cs="宋体"/>
                <w:color w:val="4A4A4A"/>
                <w:kern w:val="0"/>
                <w:sz w:val="24"/>
                <w:szCs w:val="24"/>
              </w:rPr>
            </w:rPrChange>
          </w:rPr>
          <w:t>劳动合同期限；</w:t>
        </w:r>
      </w:ins>
    </w:p>
    <w:p w14:paraId="586B4734" w14:textId="39868A53" w:rsidR="00D012D9" w:rsidRPr="00D012D9" w:rsidRDefault="00D012D9" w:rsidP="00D012D9">
      <w:pPr>
        <w:spacing w:afterLines="50" w:after="190" w:line="440" w:lineRule="exact"/>
        <w:ind w:firstLine="480"/>
        <w:rPr>
          <w:ins w:id="76" w:author="沈靖城 Shen, Linton" w:date="2026-09-08T16:46:00Z" w16du:dateUtc="2026-09-08T08:46:00Z"/>
          <w:rFonts w:ascii="Times New Roman" w:eastAsia="仿宋" w:hAnsi="Times New Roman" w:cs="Times New Roman"/>
          <w:sz w:val="24"/>
          <w:szCs w:val="24"/>
          <w:rPrChange w:id="77" w:author="沈靖城 Shen, Linton" w:date="2026-09-08T16:47:00Z" w16du:dateUtc="2026-09-08T08:47:00Z">
            <w:rPr>
              <w:ins w:id="78" w:author="沈靖城 Shen, Linton" w:date="2026-09-08T16:46:00Z" w16du:dateUtc="2026-09-08T08:46:00Z"/>
              <w:rFonts w:ascii="-apple-system" w:eastAsia="宋体" w:hAnsi="-apple-system" w:cs="宋体"/>
              <w:color w:val="4A4A4A"/>
              <w:kern w:val="0"/>
              <w:sz w:val="24"/>
              <w:szCs w:val="24"/>
            </w:rPr>
          </w:rPrChange>
        </w:rPr>
        <w:pPrChange w:id="79" w:author="沈靖城 Shen, Linton" w:date="2026-09-08T16:47:00Z" w16du:dateUtc="2026-09-08T08:47:00Z">
          <w:pPr>
            <w:widowControl/>
            <w:shd w:val="clear" w:color="auto" w:fill="FFFFFF"/>
            <w:spacing w:line="420" w:lineRule="atLeast"/>
            <w:ind w:firstLineChars="0" w:firstLine="480"/>
            <w:jc w:val="left"/>
          </w:pPr>
        </w:pPrChange>
      </w:pPr>
      <w:ins w:id="80" w:author="沈靖城 Shen, Linton" w:date="2026-09-08T16:46:00Z" w16du:dateUtc="2026-09-08T08:46:00Z">
        <w:r w:rsidRPr="00D012D9">
          <w:rPr>
            <w:rFonts w:ascii="Times New Roman" w:eastAsia="仿宋" w:hAnsi="Times New Roman" w:cs="Times New Roman" w:hint="eastAsia"/>
            <w:sz w:val="24"/>
            <w:szCs w:val="24"/>
            <w:rPrChange w:id="81" w:author="沈靖城 Shen, Linton" w:date="2026-09-08T16:47:00Z" w16du:dateUtc="2026-09-08T08:47:00Z">
              <w:rPr>
                <w:rFonts w:ascii="-apple-system" w:eastAsia="宋体" w:hAnsi="-apple-system" w:cs="宋体" w:hint="eastAsia"/>
                <w:color w:val="4A4A4A"/>
                <w:kern w:val="0"/>
                <w:sz w:val="24"/>
                <w:szCs w:val="24"/>
              </w:rPr>
            </w:rPrChange>
          </w:rPr>
          <w:t xml:space="preserve">4. </w:t>
        </w:r>
        <w:r w:rsidRPr="00D012D9">
          <w:rPr>
            <w:rFonts w:ascii="Times New Roman" w:eastAsia="仿宋" w:hAnsi="Times New Roman" w:cs="Times New Roman"/>
            <w:sz w:val="24"/>
            <w:szCs w:val="24"/>
            <w:rPrChange w:id="82" w:author="沈靖城 Shen, Linton" w:date="2026-09-08T16:47:00Z" w16du:dateUtc="2026-09-08T08:47:00Z">
              <w:rPr>
                <w:rFonts w:ascii="-apple-system" w:eastAsia="宋体" w:hAnsi="-apple-system" w:cs="宋体"/>
                <w:color w:val="4A4A4A"/>
                <w:kern w:val="0"/>
                <w:sz w:val="24"/>
                <w:szCs w:val="24"/>
              </w:rPr>
            </w:rPrChange>
          </w:rPr>
          <w:t>工作内容和工作地点；</w:t>
        </w:r>
      </w:ins>
    </w:p>
    <w:p w14:paraId="269789CE" w14:textId="41ED6FB9" w:rsidR="00D012D9" w:rsidRPr="00D012D9" w:rsidRDefault="00D012D9" w:rsidP="00D012D9">
      <w:pPr>
        <w:spacing w:afterLines="50" w:after="190" w:line="440" w:lineRule="exact"/>
        <w:ind w:firstLine="480"/>
        <w:rPr>
          <w:ins w:id="83" w:author="沈靖城 Shen, Linton" w:date="2026-09-08T16:46:00Z" w16du:dateUtc="2026-09-08T08:46:00Z"/>
          <w:rFonts w:ascii="Times New Roman" w:eastAsia="仿宋" w:hAnsi="Times New Roman" w:cs="Times New Roman"/>
          <w:sz w:val="24"/>
          <w:szCs w:val="24"/>
          <w:rPrChange w:id="84" w:author="沈靖城 Shen, Linton" w:date="2026-09-08T16:47:00Z" w16du:dateUtc="2026-09-08T08:47:00Z">
            <w:rPr>
              <w:ins w:id="85" w:author="沈靖城 Shen, Linton" w:date="2026-09-08T16:46:00Z" w16du:dateUtc="2026-09-08T08:46:00Z"/>
              <w:rFonts w:ascii="-apple-system" w:eastAsia="宋体" w:hAnsi="-apple-system" w:cs="宋体"/>
              <w:color w:val="4A4A4A"/>
              <w:kern w:val="0"/>
              <w:sz w:val="24"/>
              <w:szCs w:val="24"/>
            </w:rPr>
          </w:rPrChange>
        </w:rPr>
        <w:pPrChange w:id="86" w:author="沈靖城 Shen, Linton" w:date="2026-09-08T16:47:00Z" w16du:dateUtc="2026-09-08T08:47:00Z">
          <w:pPr>
            <w:widowControl/>
            <w:shd w:val="clear" w:color="auto" w:fill="FFFFFF"/>
            <w:spacing w:line="420" w:lineRule="atLeast"/>
            <w:ind w:firstLineChars="0" w:firstLine="480"/>
            <w:jc w:val="left"/>
          </w:pPr>
        </w:pPrChange>
      </w:pPr>
      <w:ins w:id="87" w:author="沈靖城 Shen, Linton" w:date="2026-09-08T16:46:00Z" w16du:dateUtc="2026-09-08T08:46:00Z">
        <w:r w:rsidRPr="00D012D9">
          <w:rPr>
            <w:rFonts w:ascii="Times New Roman" w:eastAsia="仿宋" w:hAnsi="Times New Roman" w:cs="Times New Roman" w:hint="eastAsia"/>
            <w:sz w:val="24"/>
            <w:szCs w:val="24"/>
            <w:rPrChange w:id="88" w:author="沈靖城 Shen, Linton" w:date="2026-09-08T16:47:00Z" w16du:dateUtc="2026-09-08T08:47:00Z">
              <w:rPr>
                <w:rFonts w:ascii="-apple-system" w:eastAsia="宋体" w:hAnsi="-apple-system" w:cs="宋体" w:hint="eastAsia"/>
                <w:color w:val="4A4A4A"/>
                <w:kern w:val="0"/>
                <w:sz w:val="24"/>
                <w:szCs w:val="24"/>
              </w:rPr>
            </w:rPrChange>
          </w:rPr>
          <w:t xml:space="preserve">5. </w:t>
        </w:r>
        <w:r w:rsidRPr="00D012D9">
          <w:rPr>
            <w:rFonts w:ascii="Times New Roman" w:eastAsia="仿宋" w:hAnsi="Times New Roman" w:cs="Times New Roman"/>
            <w:sz w:val="24"/>
            <w:szCs w:val="24"/>
            <w:rPrChange w:id="89" w:author="沈靖城 Shen, Linton" w:date="2026-09-08T16:47:00Z" w16du:dateUtc="2026-09-08T08:47:00Z">
              <w:rPr>
                <w:rFonts w:ascii="-apple-system" w:eastAsia="宋体" w:hAnsi="-apple-system" w:cs="宋体"/>
                <w:color w:val="4A4A4A"/>
                <w:kern w:val="0"/>
                <w:sz w:val="24"/>
                <w:szCs w:val="24"/>
              </w:rPr>
            </w:rPrChange>
          </w:rPr>
          <w:t>工作时间和休息休假；</w:t>
        </w:r>
      </w:ins>
    </w:p>
    <w:p w14:paraId="1E8E7D9A" w14:textId="34EDAE4D" w:rsidR="00D012D9" w:rsidRPr="00D012D9" w:rsidRDefault="00D012D9" w:rsidP="00D012D9">
      <w:pPr>
        <w:spacing w:afterLines="50" w:after="190" w:line="440" w:lineRule="exact"/>
        <w:ind w:firstLine="480"/>
        <w:rPr>
          <w:ins w:id="90" w:author="沈靖城 Shen, Linton" w:date="2026-09-08T16:46:00Z" w16du:dateUtc="2026-09-08T08:46:00Z"/>
          <w:rFonts w:ascii="Times New Roman" w:eastAsia="仿宋" w:hAnsi="Times New Roman" w:cs="Times New Roman"/>
          <w:sz w:val="24"/>
          <w:szCs w:val="24"/>
          <w:rPrChange w:id="91" w:author="沈靖城 Shen, Linton" w:date="2026-09-08T16:47:00Z" w16du:dateUtc="2026-09-08T08:47:00Z">
            <w:rPr>
              <w:ins w:id="92" w:author="沈靖城 Shen, Linton" w:date="2026-09-08T16:46:00Z" w16du:dateUtc="2026-09-08T08:46:00Z"/>
              <w:rFonts w:ascii="-apple-system" w:eastAsia="宋体" w:hAnsi="-apple-system" w:cs="宋体"/>
              <w:color w:val="4A4A4A"/>
              <w:kern w:val="0"/>
              <w:sz w:val="24"/>
              <w:szCs w:val="24"/>
            </w:rPr>
          </w:rPrChange>
        </w:rPr>
        <w:pPrChange w:id="93" w:author="沈靖城 Shen, Linton" w:date="2026-09-08T16:47:00Z" w16du:dateUtc="2026-09-08T08:47:00Z">
          <w:pPr>
            <w:widowControl/>
            <w:shd w:val="clear" w:color="auto" w:fill="FFFFFF"/>
            <w:spacing w:line="420" w:lineRule="atLeast"/>
            <w:ind w:firstLineChars="0" w:firstLine="480"/>
            <w:jc w:val="left"/>
          </w:pPr>
        </w:pPrChange>
      </w:pPr>
      <w:ins w:id="94" w:author="沈靖城 Shen, Linton" w:date="2026-09-08T16:47:00Z" w16du:dateUtc="2026-09-08T08:47:00Z">
        <w:r w:rsidRPr="00D012D9">
          <w:rPr>
            <w:rFonts w:ascii="Times New Roman" w:eastAsia="仿宋" w:hAnsi="Times New Roman" w:cs="Times New Roman" w:hint="eastAsia"/>
            <w:sz w:val="24"/>
            <w:szCs w:val="24"/>
            <w:rPrChange w:id="95" w:author="沈靖城 Shen, Linton" w:date="2026-09-08T16:47:00Z" w16du:dateUtc="2026-09-08T08:47:00Z">
              <w:rPr>
                <w:rFonts w:ascii="-apple-system" w:eastAsia="宋体" w:hAnsi="-apple-system" w:cs="宋体" w:hint="eastAsia"/>
                <w:color w:val="4A4A4A"/>
                <w:kern w:val="0"/>
                <w:sz w:val="24"/>
                <w:szCs w:val="24"/>
              </w:rPr>
            </w:rPrChange>
          </w:rPr>
          <w:t xml:space="preserve">6. </w:t>
        </w:r>
      </w:ins>
      <w:ins w:id="96" w:author="沈靖城 Shen, Linton" w:date="2026-09-08T16:46:00Z" w16du:dateUtc="2026-09-08T08:46:00Z">
        <w:r w:rsidRPr="00D012D9">
          <w:rPr>
            <w:rFonts w:ascii="Times New Roman" w:eastAsia="仿宋" w:hAnsi="Times New Roman" w:cs="Times New Roman"/>
            <w:sz w:val="24"/>
            <w:szCs w:val="24"/>
            <w:rPrChange w:id="97" w:author="沈靖城 Shen, Linton" w:date="2026-09-08T16:47:00Z" w16du:dateUtc="2026-09-08T08:47:00Z">
              <w:rPr>
                <w:rFonts w:ascii="-apple-system" w:eastAsia="宋体" w:hAnsi="-apple-system" w:cs="宋体"/>
                <w:color w:val="4A4A4A"/>
                <w:kern w:val="0"/>
                <w:sz w:val="24"/>
                <w:szCs w:val="24"/>
              </w:rPr>
            </w:rPrChange>
          </w:rPr>
          <w:t>劳动报酬；</w:t>
        </w:r>
      </w:ins>
    </w:p>
    <w:p w14:paraId="5B7547A6" w14:textId="59756ACE" w:rsidR="00D012D9" w:rsidRPr="00D012D9" w:rsidRDefault="00D012D9" w:rsidP="00D012D9">
      <w:pPr>
        <w:spacing w:afterLines="50" w:after="190" w:line="440" w:lineRule="exact"/>
        <w:ind w:firstLine="480"/>
        <w:rPr>
          <w:ins w:id="98" w:author="沈靖城 Shen, Linton" w:date="2026-09-08T16:46:00Z" w16du:dateUtc="2026-09-08T08:46:00Z"/>
          <w:rFonts w:ascii="Times New Roman" w:eastAsia="仿宋" w:hAnsi="Times New Roman" w:cs="Times New Roman"/>
          <w:sz w:val="24"/>
          <w:szCs w:val="24"/>
          <w:rPrChange w:id="99" w:author="沈靖城 Shen, Linton" w:date="2026-09-08T16:47:00Z" w16du:dateUtc="2026-09-08T08:47:00Z">
            <w:rPr>
              <w:ins w:id="100" w:author="沈靖城 Shen, Linton" w:date="2026-09-08T16:46:00Z" w16du:dateUtc="2026-09-08T08:46:00Z"/>
              <w:rFonts w:ascii="-apple-system" w:eastAsia="宋体" w:hAnsi="-apple-system" w:cs="宋体"/>
              <w:color w:val="4A4A4A"/>
              <w:kern w:val="0"/>
              <w:sz w:val="24"/>
              <w:szCs w:val="24"/>
            </w:rPr>
          </w:rPrChange>
        </w:rPr>
        <w:pPrChange w:id="101" w:author="沈靖城 Shen, Linton" w:date="2026-09-08T16:47:00Z" w16du:dateUtc="2026-09-08T08:47:00Z">
          <w:pPr>
            <w:widowControl/>
            <w:shd w:val="clear" w:color="auto" w:fill="FFFFFF"/>
            <w:spacing w:line="420" w:lineRule="atLeast"/>
            <w:ind w:firstLineChars="0" w:firstLine="480"/>
            <w:jc w:val="left"/>
          </w:pPr>
        </w:pPrChange>
      </w:pPr>
      <w:ins w:id="102" w:author="沈靖城 Shen, Linton" w:date="2026-09-08T16:47:00Z" w16du:dateUtc="2026-09-08T08:47:00Z">
        <w:r w:rsidRPr="00D012D9">
          <w:rPr>
            <w:rFonts w:ascii="Times New Roman" w:eastAsia="仿宋" w:hAnsi="Times New Roman" w:cs="Times New Roman" w:hint="eastAsia"/>
            <w:sz w:val="24"/>
            <w:szCs w:val="24"/>
            <w:rPrChange w:id="103" w:author="沈靖城 Shen, Linton" w:date="2026-09-08T16:47:00Z" w16du:dateUtc="2026-09-08T08:47:00Z">
              <w:rPr>
                <w:rFonts w:ascii="-apple-system" w:eastAsia="宋体" w:hAnsi="-apple-system" w:cs="宋体" w:hint="eastAsia"/>
                <w:color w:val="4A4A4A"/>
                <w:kern w:val="0"/>
                <w:sz w:val="24"/>
                <w:szCs w:val="24"/>
              </w:rPr>
            </w:rPrChange>
          </w:rPr>
          <w:lastRenderedPageBreak/>
          <w:t xml:space="preserve">7. </w:t>
        </w:r>
      </w:ins>
      <w:ins w:id="104" w:author="沈靖城 Shen, Linton" w:date="2026-09-08T16:46:00Z" w16du:dateUtc="2026-09-08T08:46:00Z">
        <w:r w:rsidRPr="00D012D9">
          <w:rPr>
            <w:rFonts w:ascii="Times New Roman" w:eastAsia="仿宋" w:hAnsi="Times New Roman" w:cs="Times New Roman"/>
            <w:sz w:val="24"/>
            <w:szCs w:val="24"/>
            <w:rPrChange w:id="105" w:author="沈靖城 Shen, Linton" w:date="2026-09-08T16:47:00Z" w16du:dateUtc="2026-09-08T08:47:00Z">
              <w:rPr>
                <w:rFonts w:ascii="-apple-system" w:eastAsia="宋体" w:hAnsi="-apple-system" w:cs="宋体"/>
                <w:color w:val="4A4A4A"/>
                <w:kern w:val="0"/>
                <w:sz w:val="24"/>
                <w:szCs w:val="24"/>
              </w:rPr>
            </w:rPrChange>
          </w:rPr>
          <w:t>社会保险；</w:t>
        </w:r>
      </w:ins>
    </w:p>
    <w:p w14:paraId="3D4A88D1" w14:textId="2E544A26" w:rsidR="00D012D9" w:rsidRPr="00D012D9" w:rsidRDefault="00D012D9" w:rsidP="00D012D9">
      <w:pPr>
        <w:spacing w:afterLines="50" w:after="190" w:line="440" w:lineRule="exact"/>
        <w:ind w:firstLine="480"/>
        <w:rPr>
          <w:ins w:id="106" w:author="沈靖城 Shen, Linton" w:date="2026-09-08T16:46:00Z" w16du:dateUtc="2026-09-08T08:46:00Z"/>
          <w:rFonts w:ascii="Times New Roman" w:eastAsia="仿宋" w:hAnsi="Times New Roman" w:cs="Times New Roman"/>
          <w:sz w:val="24"/>
          <w:szCs w:val="24"/>
          <w:rPrChange w:id="107" w:author="沈靖城 Shen, Linton" w:date="2026-09-08T16:47:00Z" w16du:dateUtc="2026-09-08T08:47:00Z">
            <w:rPr>
              <w:ins w:id="108" w:author="沈靖城 Shen, Linton" w:date="2026-09-08T16:46:00Z" w16du:dateUtc="2026-09-08T08:46:00Z"/>
              <w:rFonts w:ascii="-apple-system" w:eastAsia="宋体" w:hAnsi="-apple-system" w:cs="宋体"/>
              <w:color w:val="4A4A4A"/>
              <w:kern w:val="0"/>
              <w:sz w:val="24"/>
              <w:szCs w:val="24"/>
            </w:rPr>
          </w:rPrChange>
        </w:rPr>
        <w:pPrChange w:id="109" w:author="沈靖城 Shen, Linton" w:date="2026-09-08T16:47:00Z" w16du:dateUtc="2026-09-08T08:47:00Z">
          <w:pPr>
            <w:widowControl/>
            <w:shd w:val="clear" w:color="auto" w:fill="FFFFFF"/>
            <w:spacing w:line="420" w:lineRule="atLeast"/>
            <w:ind w:firstLineChars="0" w:firstLine="480"/>
            <w:jc w:val="left"/>
          </w:pPr>
        </w:pPrChange>
      </w:pPr>
      <w:ins w:id="110" w:author="沈靖城 Shen, Linton" w:date="2026-09-08T16:47:00Z" w16du:dateUtc="2026-09-08T08:47:00Z">
        <w:r w:rsidRPr="00D012D9">
          <w:rPr>
            <w:rFonts w:ascii="Times New Roman" w:eastAsia="仿宋" w:hAnsi="Times New Roman" w:cs="Times New Roman" w:hint="eastAsia"/>
            <w:sz w:val="24"/>
            <w:szCs w:val="24"/>
            <w:rPrChange w:id="111" w:author="沈靖城 Shen, Linton" w:date="2026-09-08T16:47:00Z" w16du:dateUtc="2026-09-08T08:47:00Z">
              <w:rPr>
                <w:rFonts w:ascii="-apple-system" w:eastAsia="宋体" w:hAnsi="-apple-system" w:cs="宋体" w:hint="eastAsia"/>
                <w:color w:val="4A4A4A"/>
                <w:kern w:val="0"/>
                <w:sz w:val="24"/>
                <w:szCs w:val="24"/>
              </w:rPr>
            </w:rPrChange>
          </w:rPr>
          <w:t xml:space="preserve">8. </w:t>
        </w:r>
      </w:ins>
      <w:ins w:id="112" w:author="沈靖城 Shen, Linton" w:date="2026-09-08T16:46:00Z" w16du:dateUtc="2026-09-08T08:46:00Z">
        <w:r w:rsidRPr="00D012D9">
          <w:rPr>
            <w:rFonts w:ascii="Times New Roman" w:eastAsia="仿宋" w:hAnsi="Times New Roman" w:cs="Times New Roman"/>
            <w:sz w:val="24"/>
            <w:szCs w:val="24"/>
            <w:rPrChange w:id="113" w:author="沈靖城 Shen, Linton" w:date="2026-09-08T16:47:00Z" w16du:dateUtc="2026-09-08T08:47:00Z">
              <w:rPr>
                <w:rFonts w:ascii="-apple-system" w:eastAsia="宋体" w:hAnsi="-apple-system" w:cs="宋体"/>
                <w:color w:val="4A4A4A"/>
                <w:kern w:val="0"/>
                <w:sz w:val="24"/>
                <w:szCs w:val="24"/>
              </w:rPr>
            </w:rPrChange>
          </w:rPr>
          <w:t>劳动保护、劳动条件和职业危害防护；</w:t>
        </w:r>
      </w:ins>
    </w:p>
    <w:p w14:paraId="6F6F87C6" w14:textId="6E8B8689" w:rsidR="00D012D9" w:rsidRPr="00D012D9" w:rsidRDefault="00D012D9" w:rsidP="00D012D9">
      <w:pPr>
        <w:spacing w:afterLines="50" w:after="190" w:line="440" w:lineRule="exact"/>
        <w:ind w:firstLine="480"/>
        <w:rPr>
          <w:ins w:id="114" w:author="沈靖城 Shen, Linton" w:date="2026-09-08T16:46:00Z" w16du:dateUtc="2026-09-08T08:46:00Z"/>
          <w:rFonts w:ascii="Times New Roman" w:eastAsia="仿宋" w:hAnsi="Times New Roman" w:cs="Times New Roman"/>
          <w:sz w:val="24"/>
          <w:szCs w:val="24"/>
          <w:rPrChange w:id="115" w:author="沈靖城 Shen, Linton" w:date="2026-09-08T16:47:00Z" w16du:dateUtc="2026-09-08T08:47:00Z">
            <w:rPr>
              <w:ins w:id="116" w:author="沈靖城 Shen, Linton" w:date="2026-09-08T16:46:00Z" w16du:dateUtc="2026-09-08T08:46:00Z"/>
              <w:rFonts w:ascii="-apple-system" w:eastAsia="宋体" w:hAnsi="-apple-system" w:cs="宋体"/>
              <w:color w:val="4A4A4A"/>
              <w:kern w:val="0"/>
              <w:sz w:val="24"/>
              <w:szCs w:val="24"/>
            </w:rPr>
          </w:rPrChange>
        </w:rPr>
        <w:pPrChange w:id="117" w:author="沈靖城 Shen, Linton" w:date="2026-09-08T16:47:00Z" w16du:dateUtc="2026-09-08T08:47:00Z">
          <w:pPr>
            <w:widowControl/>
            <w:shd w:val="clear" w:color="auto" w:fill="FFFFFF"/>
            <w:spacing w:line="420" w:lineRule="atLeast"/>
            <w:ind w:firstLineChars="0" w:firstLine="560"/>
            <w:jc w:val="left"/>
          </w:pPr>
        </w:pPrChange>
      </w:pPr>
      <w:ins w:id="118" w:author="沈靖城 Shen, Linton" w:date="2026-09-08T16:47:00Z" w16du:dateUtc="2026-09-08T08:47:00Z">
        <w:r w:rsidRPr="00D012D9">
          <w:rPr>
            <w:rFonts w:ascii="Times New Roman" w:eastAsia="仿宋" w:hAnsi="Times New Roman" w:cs="Times New Roman" w:hint="eastAsia"/>
            <w:sz w:val="24"/>
            <w:szCs w:val="24"/>
            <w:rPrChange w:id="119" w:author="沈靖城 Shen, Linton" w:date="2026-09-08T16:47:00Z" w16du:dateUtc="2026-09-08T08:47:00Z">
              <w:rPr>
                <w:rFonts w:ascii="-apple-system" w:eastAsia="宋体" w:hAnsi="-apple-system" w:cs="宋体" w:hint="eastAsia"/>
                <w:color w:val="4A4A4A"/>
                <w:kern w:val="0"/>
                <w:sz w:val="24"/>
                <w:szCs w:val="24"/>
              </w:rPr>
            </w:rPrChange>
          </w:rPr>
          <w:t xml:space="preserve">9. </w:t>
        </w:r>
      </w:ins>
      <w:ins w:id="120" w:author="沈靖城 Shen, Linton" w:date="2026-09-08T16:46:00Z" w16du:dateUtc="2026-09-08T08:46:00Z">
        <w:r w:rsidRPr="00D012D9">
          <w:rPr>
            <w:rFonts w:ascii="Times New Roman" w:eastAsia="仿宋" w:hAnsi="Times New Roman" w:cs="Times New Roman"/>
            <w:sz w:val="24"/>
            <w:szCs w:val="24"/>
            <w:rPrChange w:id="121" w:author="沈靖城 Shen, Linton" w:date="2026-09-08T16:47:00Z" w16du:dateUtc="2026-09-08T08:47:00Z">
              <w:rPr>
                <w:rFonts w:ascii="-apple-system" w:eastAsia="宋体" w:hAnsi="-apple-system" w:cs="宋体"/>
                <w:color w:val="4A4A4A"/>
                <w:kern w:val="0"/>
                <w:sz w:val="24"/>
                <w:szCs w:val="24"/>
              </w:rPr>
            </w:rPrChange>
          </w:rPr>
          <w:t>法律、法规规定应当纳入劳动合同的其他事项。</w:t>
        </w:r>
      </w:ins>
    </w:p>
    <w:p w14:paraId="602DAAF0" w14:textId="425BA978" w:rsidR="00064D12" w:rsidRPr="00D012D9" w:rsidRDefault="00D012D9" w:rsidP="00D012D9">
      <w:pPr>
        <w:spacing w:afterLines="50" w:after="190" w:line="440" w:lineRule="exact"/>
        <w:ind w:firstLine="480"/>
        <w:rPr>
          <w:ins w:id="122" w:author="沈靖城 Shen, Linton" w:date="2026-09-08T16:45:00Z" w16du:dateUtc="2026-09-08T08:45:00Z"/>
          <w:rFonts w:ascii="Times New Roman" w:eastAsia="仿宋" w:hAnsi="Times New Roman" w:cs="Times New Roman" w:hint="eastAsia"/>
          <w:sz w:val="24"/>
          <w:szCs w:val="24"/>
          <w:rPrChange w:id="123" w:author="沈靖城 Shen, Linton" w:date="2026-09-08T16:47:00Z" w16du:dateUtc="2026-09-08T08:47:00Z">
            <w:rPr>
              <w:ins w:id="124" w:author="沈靖城 Shen, Linton" w:date="2026-09-08T16:45:00Z" w16du:dateUtc="2026-09-08T08:45:00Z"/>
              <w:rFonts w:ascii="Times New Roman" w:eastAsia="仿宋" w:hAnsi="Times New Roman" w:cs="Times New Roman"/>
              <w:sz w:val="24"/>
              <w:szCs w:val="24"/>
            </w:rPr>
          </w:rPrChange>
        </w:rPr>
      </w:pPr>
      <w:ins w:id="125" w:author="沈靖城 Shen, Linton" w:date="2026-09-08T16:47:00Z" w16du:dateUtc="2026-09-08T08:47:00Z">
        <w:r>
          <w:rPr>
            <w:rFonts w:ascii="Times New Roman" w:eastAsia="仿宋" w:hAnsi="Times New Roman" w:cs="Times New Roman" w:hint="eastAsia"/>
            <w:sz w:val="24"/>
            <w:szCs w:val="24"/>
          </w:rPr>
          <w:t>需注意，根据《</w:t>
        </w:r>
        <w:r w:rsidRPr="00D012D9">
          <w:rPr>
            <w:rFonts w:ascii="Times New Roman" w:eastAsia="仿宋" w:hAnsi="Times New Roman" w:cs="Times New Roman" w:hint="eastAsia"/>
            <w:sz w:val="24"/>
            <w:szCs w:val="24"/>
            <w:rPrChange w:id="126" w:author="沈靖城 Shen, Linton" w:date="2026-09-08T16:47:00Z" w16du:dateUtc="2026-09-08T08:47:00Z">
              <w:rPr>
                <w:rFonts w:ascii="Times New Roman" w:eastAsia="仿宋" w:hAnsi="Times New Roman" w:cs="Times New Roman" w:hint="eastAsia"/>
              </w:rPr>
            </w:rPrChange>
          </w:rPr>
          <w:t>劳动合同法》第八十二条第一款，</w:t>
        </w:r>
        <w:r w:rsidRPr="00D012D9">
          <w:rPr>
            <w:rFonts w:ascii="Times New Roman" w:eastAsia="仿宋" w:hAnsi="Times New Roman" w:cs="Times New Roman"/>
            <w:sz w:val="24"/>
            <w:szCs w:val="24"/>
            <w:rPrChange w:id="127" w:author="沈靖城 Shen, Linton" w:date="2026-09-08T16:47:00Z" w16du:dateUtc="2026-09-08T08:47:00Z">
              <w:rPr>
                <w:rFonts w:ascii="PingFang SC" w:eastAsia="PingFang SC" w:hAnsi="PingFang SC"/>
                <w:color w:val="4A4A4A"/>
                <w:sz w:val="18"/>
                <w:szCs w:val="18"/>
              </w:rPr>
            </w:rPrChange>
          </w:rPr>
          <w:t>用人单位自用工之日起超过一个月不满一年未与劳动者订立书面劳动合同的，应当向劳动者每月支付二倍的工资。</w:t>
        </w:r>
      </w:ins>
    </w:p>
    <w:p w14:paraId="5303B20C" w14:textId="77777777" w:rsidR="00064D12" w:rsidRPr="0005662E" w:rsidRDefault="00064D12" w:rsidP="00064D12">
      <w:pPr>
        <w:spacing w:afterLines="50" w:after="190" w:line="440" w:lineRule="exact"/>
        <w:ind w:firstLine="489"/>
        <w:rPr>
          <w:ins w:id="128" w:author="沈靖城 Shen, Linton" w:date="2026-09-08T16:45:00Z" w16du:dateUtc="2026-09-08T08:45:00Z"/>
          <w:rFonts w:ascii="Times New Roman" w:eastAsia="仿宋" w:hAnsi="Times New Roman" w:cs="Times New Roman"/>
          <w:b/>
          <w:bCs/>
          <w:sz w:val="24"/>
          <w:szCs w:val="24"/>
        </w:rPr>
      </w:pPr>
      <w:ins w:id="129" w:author="沈靖城 Shen, Linton" w:date="2026-09-08T16:45:00Z" w16du:dateUtc="2026-09-08T08:45:00Z">
        <w:r w:rsidRPr="0005662E">
          <w:rPr>
            <w:rFonts w:ascii="Times New Roman" w:eastAsia="仿宋" w:hAnsi="Times New Roman" w:cs="Times New Roman" w:hint="eastAsia"/>
            <w:b/>
            <w:bCs/>
            <w:sz w:val="24"/>
            <w:szCs w:val="24"/>
          </w:rPr>
          <w:t>（四）报酬</w:t>
        </w:r>
      </w:ins>
    </w:p>
    <w:p w14:paraId="4FD24FAC" w14:textId="39950374" w:rsidR="00064D12" w:rsidRDefault="00064D12" w:rsidP="00064D12">
      <w:pPr>
        <w:spacing w:afterLines="50" w:after="190" w:line="440" w:lineRule="exact"/>
        <w:ind w:firstLine="480"/>
        <w:rPr>
          <w:ins w:id="130" w:author="沈靖城 Shen, Linton" w:date="2026-09-08T16:45:00Z" w16du:dateUtc="2026-09-08T08:45:00Z"/>
          <w:rFonts w:ascii="Times New Roman" w:eastAsia="仿宋" w:hAnsi="Times New Roman" w:cs="Times New Roman"/>
          <w:sz w:val="24"/>
          <w:szCs w:val="24"/>
        </w:rPr>
      </w:pPr>
      <w:ins w:id="131" w:author="沈靖城 Shen, Linton" w:date="2026-09-08T16:45:00Z" w16du:dateUtc="2026-09-08T08:45:00Z">
        <w:r>
          <w:rPr>
            <w:rFonts w:ascii="Times New Roman" w:eastAsia="仿宋" w:hAnsi="Times New Roman" w:cs="Times New Roman" w:hint="eastAsia"/>
            <w:sz w:val="24"/>
            <w:szCs w:val="24"/>
          </w:rPr>
          <w:t>《</w:t>
        </w:r>
      </w:ins>
      <w:ins w:id="132" w:author="沈靖城 Shen, Linton" w:date="2026-09-08T16:48:00Z" w16du:dateUtc="2026-09-08T08:48:00Z">
        <w:r w:rsidR="00F3136C" w:rsidRPr="00F3136C">
          <w:rPr>
            <w:rFonts w:ascii="Times New Roman" w:eastAsia="仿宋" w:hAnsi="Times New Roman" w:cs="Times New Roman"/>
            <w:sz w:val="24"/>
            <w:szCs w:val="24"/>
          </w:rPr>
          <w:t>江苏省工资支付条例（</w:t>
        </w:r>
        <w:r w:rsidR="00F3136C" w:rsidRPr="00F3136C">
          <w:rPr>
            <w:rFonts w:ascii="Times New Roman" w:eastAsia="仿宋" w:hAnsi="Times New Roman" w:cs="Times New Roman"/>
            <w:sz w:val="24"/>
            <w:szCs w:val="24"/>
          </w:rPr>
          <w:t>2026</w:t>
        </w:r>
        <w:r w:rsidR="00F3136C" w:rsidRPr="00F3136C">
          <w:rPr>
            <w:rFonts w:ascii="Times New Roman" w:eastAsia="仿宋" w:hAnsi="Times New Roman" w:cs="Times New Roman"/>
            <w:sz w:val="24"/>
            <w:szCs w:val="24"/>
          </w:rPr>
          <w:t>修正）</w:t>
        </w:r>
      </w:ins>
      <w:ins w:id="133" w:author="沈靖城 Shen, Linton" w:date="2026-09-08T16:45:00Z" w16du:dateUtc="2026-09-08T08:45:00Z">
        <w:r w:rsidRPr="0005662E">
          <w:rPr>
            <w:rFonts w:ascii="Times New Roman" w:eastAsia="仿宋" w:hAnsi="Times New Roman" w:cs="Times New Roman" w:hint="eastAsia"/>
            <w:sz w:val="24"/>
            <w:szCs w:val="24"/>
          </w:rPr>
          <w:t>》</w:t>
        </w:r>
      </w:ins>
      <w:ins w:id="134" w:author="沈靖城 Shen, Linton" w:date="2026-09-08T16:49:00Z" w16du:dateUtc="2026-09-08T08:49:00Z">
        <w:r w:rsidR="00F3136C" w:rsidRPr="00F3136C">
          <w:rPr>
            <w:rFonts w:ascii="Times New Roman" w:eastAsia="仿宋" w:hAnsi="Times New Roman" w:cs="Times New Roman"/>
            <w:sz w:val="24"/>
            <w:szCs w:val="24"/>
            <w:rPrChange w:id="135" w:author="沈靖城 Shen, Linton" w:date="2026-09-08T16:49:00Z" w16du:dateUtc="2026-09-08T08:49:00Z">
              <w:rPr>
                <w:rFonts w:ascii="-apple-system" w:hAnsi="-apple-system"/>
                <w:b/>
                <w:bCs/>
                <w:color w:val="4A4A4A"/>
                <w:shd w:val="clear" w:color="auto" w:fill="FFFFFF"/>
              </w:rPr>
            </w:rPrChange>
          </w:rPr>
          <w:t>第十二条</w:t>
        </w:r>
        <w:r w:rsidR="00F3136C" w:rsidRPr="00F3136C">
          <w:rPr>
            <w:rFonts w:ascii="Times New Roman" w:eastAsia="仿宋" w:hAnsi="Times New Roman" w:cs="Times New Roman" w:hint="eastAsia"/>
            <w:sz w:val="24"/>
            <w:szCs w:val="24"/>
            <w:rPrChange w:id="136" w:author="沈靖城 Shen, Linton" w:date="2026-09-08T16:49:00Z" w16du:dateUtc="2026-09-08T08:49:00Z">
              <w:rPr>
                <w:rFonts w:ascii="-apple-system" w:hAnsi="-apple-system" w:hint="eastAsia"/>
                <w:color w:val="4A4A4A"/>
                <w:shd w:val="clear" w:color="auto" w:fill="FFFFFF"/>
              </w:rPr>
            </w:rPrChange>
          </w:rPr>
          <w:t>第一款规定，“</w:t>
        </w:r>
        <w:r w:rsidR="00F3136C" w:rsidRPr="00F3136C">
          <w:rPr>
            <w:rFonts w:ascii="Times New Roman" w:eastAsia="仿宋" w:hAnsi="Times New Roman" w:cs="Times New Roman"/>
            <w:sz w:val="24"/>
            <w:szCs w:val="24"/>
            <w:rPrChange w:id="137" w:author="沈靖城 Shen, Linton" w:date="2026-09-08T16:49:00Z" w16du:dateUtc="2026-09-08T08:49:00Z">
              <w:rPr>
                <w:rFonts w:ascii="-apple-system" w:hAnsi="-apple-system"/>
                <w:color w:val="4A4A4A"/>
                <w:shd w:val="clear" w:color="auto" w:fill="FFFFFF"/>
              </w:rPr>
            </w:rPrChange>
          </w:rPr>
          <w:t>劳动者提供了正常劳动，用人单位应当按照劳动合同约定的工资标准支付劳动者工资。劳动合同约定的工资标准不得低于当地最低工资标准</w:t>
        </w:r>
        <w:r w:rsidR="00F3136C" w:rsidRPr="00F3136C">
          <w:rPr>
            <w:rFonts w:ascii="Times New Roman" w:eastAsia="仿宋" w:hAnsi="Times New Roman" w:cs="Times New Roman" w:hint="eastAsia"/>
            <w:sz w:val="24"/>
            <w:szCs w:val="24"/>
            <w:rPrChange w:id="138" w:author="沈靖城 Shen, Linton" w:date="2026-09-08T16:49:00Z" w16du:dateUtc="2026-09-08T08:49:00Z">
              <w:rPr>
                <w:rFonts w:ascii="-apple-system" w:hAnsi="-apple-system" w:hint="eastAsia"/>
                <w:color w:val="4A4A4A"/>
                <w:shd w:val="clear" w:color="auto" w:fill="FFFFFF"/>
              </w:rPr>
            </w:rPrChange>
          </w:rPr>
          <w:t>”</w:t>
        </w:r>
        <w:r w:rsidR="00F3136C" w:rsidRPr="00F3136C">
          <w:rPr>
            <w:rFonts w:ascii="Times New Roman" w:eastAsia="仿宋" w:hAnsi="Times New Roman" w:cs="Times New Roman"/>
            <w:sz w:val="24"/>
            <w:szCs w:val="24"/>
            <w:rPrChange w:id="139" w:author="沈靖城 Shen, Linton" w:date="2026-09-08T16:49:00Z" w16du:dateUtc="2026-09-08T08:49:00Z">
              <w:rPr>
                <w:rFonts w:ascii="-apple-system" w:hAnsi="-apple-system"/>
                <w:color w:val="4A4A4A"/>
                <w:shd w:val="clear" w:color="auto" w:fill="FFFFFF"/>
              </w:rPr>
            </w:rPrChange>
          </w:rPr>
          <w:t>。</w:t>
        </w:r>
      </w:ins>
    </w:p>
    <w:p w14:paraId="1AE3732E" w14:textId="77777777" w:rsidR="00064D12" w:rsidRDefault="00064D12" w:rsidP="00064D12">
      <w:pPr>
        <w:spacing w:afterLines="50" w:after="190" w:line="440" w:lineRule="exact"/>
        <w:ind w:firstLine="489"/>
        <w:rPr>
          <w:ins w:id="140" w:author="沈靖城 Shen, Linton" w:date="2026-09-08T16:45:00Z" w16du:dateUtc="2026-09-08T08:45:00Z"/>
          <w:rFonts w:ascii="Times New Roman" w:eastAsia="仿宋" w:hAnsi="Times New Roman" w:cs="Times New Roman"/>
          <w:b/>
          <w:bCs/>
          <w:sz w:val="24"/>
          <w:szCs w:val="24"/>
        </w:rPr>
      </w:pPr>
      <w:ins w:id="141" w:author="沈靖城 Shen, Linton" w:date="2026-09-08T16:45:00Z" w16du:dateUtc="2026-09-08T08:45:00Z">
        <w:r w:rsidRPr="0005662E">
          <w:rPr>
            <w:rFonts w:ascii="Times New Roman" w:eastAsia="仿宋" w:hAnsi="Times New Roman" w:cs="Times New Roman" w:hint="eastAsia"/>
            <w:b/>
            <w:bCs/>
            <w:sz w:val="24"/>
            <w:szCs w:val="24"/>
          </w:rPr>
          <w:t>（五）</w:t>
        </w:r>
        <w:r>
          <w:rPr>
            <w:rFonts w:ascii="Times New Roman" w:eastAsia="仿宋" w:hAnsi="Times New Roman" w:cs="Times New Roman" w:hint="eastAsia"/>
            <w:b/>
            <w:bCs/>
            <w:sz w:val="24"/>
            <w:szCs w:val="24"/>
          </w:rPr>
          <w:t>人身安全保障</w:t>
        </w:r>
      </w:ins>
    </w:p>
    <w:p w14:paraId="30D3D3E0" w14:textId="65958FB4" w:rsidR="00064D12" w:rsidRPr="00BC00EA" w:rsidRDefault="00F3136C" w:rsidP="00064D12">
      <w:pPr>
        <w:spacing w:afterLines="50" w:after="190" w:line="440" w:lineRule="exact"/>
        <w:ind w:firstLine="480"/>
        <w:rPr>
          <w:ins w:id="142" w:author="沈靖城 Shen, Linton" w:date="2026-09-08T16:45:00Z" w16du:dateUtc="2026-09-08T08:45:00Z"/>
          <w:rFonts w:ascii="Times New Roman" w:eastAsia="仿宋" w:hAnsi="Times New Roman" w:cs="Times New Roman" w:hint="eastAsia"/>
          <w:sz w:val="24"/>
          <w:szCs w:val="24"/>
        </w:rPr>
      </w:pPr>
      <w:ins w:id="143" w:author="沈靖城 Shen, Linton" w:date="2026-09-08T16:49:00Z" w16du:dateUtc="2026-09-08T08:49:00Z">
        <w:r>
          <w:rPr>
            <w:rFonts w:ascii="Times New Roman" w:eastAsia="仿宋" w:hAnsi="Times New Roman" w:cs="Times New Roman" w:hint="eastAsia"/>
            <w:sz w:val="24"/>
            <w:szCs w:val="24"/>
          </w:rPr>
          <w:t>《</w:t>
        </w:r>
        <w:r w:rsidRPr="00F3136C">
          <w:rPr>
            <w:rFonts w:ascii="Times New Roman" w:eastAsia="仿宋" w:hAnsi="Times New Roman" w:cs="Times New Roman"/>
            <w:sz w:val="24"/>
            <w:szCs w:val="24"/>
          </w:rPr>
          <w:t>中华人民共和国社会保险法（</w:t>
        </w:r>
        <w:r w:rsidRPr="00F3136C">
          <w:rPr>
            <w:rFonts w:ascii="Times New Roman" w:eastAsia="仿宋" w:hAnsi="Times New Roman" w:cs="Times New Roman"/>
            <w:sz w:val="24"/>
            <w:szCs w:val="24"/>
          </w:rPr>
          <w:t>2018</w:t>
        </w:r>
        <w:r w:rsidRPr="00F3136C">
          <w:rPr>
            <w:rFonts w:ascii="Times New Roman" w:eastAsia="仿宋" w:hAnsi="Times New Roman" w:cs="Times New Roman"/>
            <w:sz w:val="24"/>
            <w:szCs w:val="24"/>
          </w:rPr>
          <w:t>修正）</w:t>
        </w:r>
        <w:r>
          <w:rPr>
            <w:rFonts w:ascii="Times New Roman" w:eastAsia="仿宋" w:hAnsi="Times New Roman" w:cs="Times New Roman" w:hint="eastAsia"/>
            <w:sz w:val="24"/>
            <w:szCs w:val="24"/>
          </w:rPr>
          <w:t>》</w:t>
        </w:r>
      </w:ins>
      <w:ins w:id="144" w:author="沈靖城 Shen, Linton" w:date="2026-09-08T16:50:00Z" w16du:dateUtc="2026-09-08T08:50:00Z">
        <w:r w:rsidRPr="00F3136C">
          <w:rPr>
            <w:rFonts w:ascii="Times New Roman" w:eastAsia="仿宋" w:hAnsi="Times New Roman" w:cs="Times New Roman"/>
            <w:sz w:val="24"/>
            <w:szCs w:val="24"/>
            <w:rPrChange w:id="145" w:author="沈靖城 Shen, Linton" w:date="2026-09-08T16:51:00Z" w16du:dateUtc="2026-09-08T08:51:00Z">
              <w:rPr>
                <w:rFonts w:ascii="-apple-system" w:hAnsi="-apple-system"/>
                <w:b/>
                <w:bCs/>
                <w:color w:val="4A4A4A"/>
                <w:shd w:val="clear" w:color="auto" w:fill="FFFFFF"/>
              </w:rPr>
            </w:rPrChange>
          </w:rPr>
          <w:t>第三十三条</w:t>
        </w:r>
        <w:r w:rsidRPr="00F3136C">
          <w:rPr>
            <w:rFonts w:ascii="Times New Roman" w:eastAsia="仿宋" w:hAnsi="Times New Roman" w:cs="Times New Roman" w:hint="eastAsia"/>
            <w:sz w:val="24"/>
            <w:szCs w:val="24"/>
            <w:rPrChange w:id="146" w:author="沈靖城 Shen, Linton" w:date="2026-09-08T16:51:00Z" w16du:dateUtc="2026-09-08T08:51:00Z">
              <w:rPr>
                <w:rFonts w:ascii="-apple-system" w:hAnsi="-apple-system" w:hint="eastAsia"/>
                <w:color w:val="4A4A4A"/>
                <w:shd w:val="clear" w:color="auto" w:fill="FFFFFF"/>
              </w:rPr>
            </w:rPrChange>
          </w:rPr>
          <w:t>规定：“</w:t>
        </w:r>
        <w:r w:rsidRPr="00F3136C">
          <w:rPr>
            <w:rFonts w:ascii="Times New Roman" w:eastAsia="仿宋" w:hAnsi="Times New Roman" w:cs="Times New Roman"/>
            <w:sz w:val="24"/>
            <w:szCs w:val="24"/>
            <w:rPrChange w:id="147" w:author="沈靖城 Shen, Linton" w:date="2026-09-08T16:51:00Z" w16du:dateUtc="2026-09-08T08:51:00Z">
              <w:rPr>
                <w:rFonts w:ascii="-apple-system" w:hAnsi="-apple-system"/>
                <w:color w:val="4A4A4A"/>
                <w:shd w:val="clear" w:color="auto" w:fill="FFFFFF"/>
              </w:rPr>
            </w:rPrChange>
          </w:rPr>
          <w:t>职工应当参加工伤保险，由用人单位缴纳工伤保险费，职工不缴纳工伤保险费</w:t>
        </w:r>
        <w:r w:rsidRPr="00F3136C">
          <w:rPr>
            <w:rFonts w:ascii="Times New Roman" w:eastAsia="仿宋" w:hAnsi="Times New Roman" w:cs="Times New Roman" w:hint="eastAsia"/>
            <w:sz w:val="24"/>
            <w:szCs w:val="24"/>
            <w:rPrChange w:id="148" w:author="沈靖城 Shen, Linton" w:date="2026-09-08T16:51:00Z" w16du:dateUtc="2026-09-08T08:51:00Z">
              <w:rPr>
                <w:rFonts w:ascii="-apple-system" w:hAnsi="-apple-system" w:hint="eastAsia"/>
                <w:color w:val="4A4A4A"/>
                <w:shd w:val="clear" w:color="auto" w:fill="FFFFFF"/>
              </w:rPr>
            </w:rPrChange>
          </w:rPr>
          <w:t>”</w:t>
        </w:r>
        <w:r w:rsidRPr="00F3136C">
          <w:rPr>
            <w:rFonts w:ascii="Times New Roman" w:eastAsia="仿宋" w:hAnsi="Times New Roman" w:cs="Times New Roman"/>
            <w:sz w:val="24"/>
            <w:szCs w:val="24"/>
            <w:rPrChange w:id="149" w:author="沈靖城 Shen, Linton" w:date="2026-09-08T16:51:00Z" w16du:dateUtc="2026-09-08T08:51:00Z">
              <w:rPr>
                <w:rFonts w:ascii="-apple-system" w:hAnsi="-apple-system"/>
                <w:color w:val="4A4A4A"/>
                <w:shd w:val="clear" w:color="auto" w:fill="FFFFFF"/>
              </w:rPr>
            </w:rPrChange>
          </w:rPr>
          <w:t>。</w:t>
        </w:r>
        <w:r w:rsidRPr="00F3136C">
          <w:rPr>
            <w:rFonts w:ascii="Times New Roman" w:eastAsia="仿宋" w:hAnsi="Times New Roman" w:cs="Times New Roman" w:hint="eastAsia"/>
            <w:sz w:val="24"/>
            <w:szCs w:val="24"/>
            <w:rPrChange w:id="150" w:author="沈靖城 Shen, Linton" w:date="2026-09-08T16:51:00Z" w16du:dateUtc="2026-09-08T08:51:00Z">
              <w:rPr>
                <w:rFonts w:ascii="-apple-system" w:hAnsi="-apple-system" w:hint="eastAsia"/>
                <w:color w:val="4A4A4A"/>
                <w:shd w:val="clear" w:color="auto" w:fill="FFFFFF"/>
              </w:rPr>
            </w:rPrChange>
          </w:rPr>
          <w:t>根据《</w:t>
        </w:r>
        <w:r w:rsidRPr="00F3136C">
          <w:rPr>
            <w:rFonts w:ascii="Times New Roman" w:eastAsia="仿宋" w:hAnsi="Times New Roman" w:cs="Times New Roman"/>
            <w:sz w:val="24"/>
            <w:szCs w:val="24"/>
            <w:rPrChange w:id="151" w:author="沈靖城 Shen, Linton" w:date="2026-09-08T16:51:00Z" w16du:dateUtc="2026-09-08T08:51:00Z">
              <w:rPr>
                <w:rFonts w:ascii="-apple-system" w:hAnsi="-apple-system"/>
                <w:color w:val="4A4A4A"/>
                <w:shd w:val="clear" w:color="auto" w:fill="FFFFFF"/>
              </w:rPr>
            </w:rPrChange>
          </w:rPr>
          <w:t>工伤保险条例（</w:t>
        </w:r>
        <w:r w:rsidRPr="00F3136C">
          <w:rPr>
            <w:rFonts w:ascii="Times New Roman" w:eastAsia="仿宋" w:hAnsi="Times New Roman" w:cs="Times New Roman"/>
            <w:sz w:val="24"/>
            <w:szCs w:val="24"/>
            <w:rPrChange w:id="152" w:author="沈靖城 Shen, Linton" w:date="2026-09-08T16:51:00Z" w16du:dateUtc="2026-09-08T08:51:00Z">
              <w:rPr>
                <w:rFonts w:ascii="-apple-system" w:hAnsi="-apple-system"/>
                <w:color w:val="4A4A4A"/>
                <w:shd w:val="clear" w:color="auto" w:fill="FFFFFF"/>
              </w:rPr>
            </w:rPrChange>
          </w:rPr>
          <w:t>2010</w:t>
        </w:r>
        <w:r w:rsidRPr="00F3136C">
          <w:rPr>
            <w:rFonts w:ascii="Times New Roman" w:eastAsia="仿宋" w:hAnsi="Times New Roman" w:cs="Times New Roman"/>
            <w:sz w:val="24"/>
            <w:szCs w:val="24"/>
            <w:rPrChange w:id="153" w:author="沈靖城 Shen, Linton" w:date="2026-09-08T16:51:00Z" w16du:dateUtc="2026-09-08T08:51:00Z">
              <w:rPr>
                <w:rFonts w:ascii="-apple-system" w:hAnsi="-apple-system"/>
                <w:color w:val="4A4A4A"/>
                <w:shd w:val="clear" w:color="auto" w:fill="FFFFFF"/>
              </w:rPr>
            </w:rPrChange>
          </w:rPr>
          <w:t>修订）</w:t>
        </w:r>
        <w:r w:rsidRPr="00F3136C">
          <w:rPr>
            <w:rFonts w:ascii="Times New Roman" w:eastAsia="仿宋" w:hAnsi="Times New Roman" w:cs="Times New Roman" w:hint="eastAsia"/>
            <w:sz w:val="24"/>
            <w:szCs w:val="24"/>
            <w:rPrChange w:id="154" w:author="沈靖城 Shen, Linton" w:date="2026-09-08T16:51:00Z" w16du:dateUtc="2026-09-08T08:51:00Z">
              <w:rPr>
                <w:rFonts w:ascii="-apple-system" w:hAnsi="-apple-system" w:hint="eastAsia"/>
                <w:color w:val="4A4A4A"/>
                <w:shd w:val="clear" w:color="auto" w:fill="FFFFFF"/>
              </w:rPr>
            </w:rPrChange>
          </w:rPr>
          <w:t>》</w:t>
        </w:r>
      </w:ins>
      <w:ins w:id="155" w:author="沈靖城 Shen, Linton" w:date="2026-09-08T16:51:00Z" w16du:dateUtc="2026-09-08T08:51:00Z">
        <w:r w:rsidRPr="00F3136C">
          <w:rPr>
            <w:rFonts w:ascii="Times New Roman" w:eastAsia="仿宋" w:hAnsi="Times New Roman" w:cs="Times New Roman" w:hint="eastAsia"/>
            <w:sz w:val="24"/>
            <w:szCs w:val="24"/>
            <w:rPrChange w:id="156" w:author="沈靖城 Shen, Linton" w:date="2026-09-08T16:51:00Z" w16du:dateUtc="2026-09-08T08:51:00Z">
              <w:rPr>
                <w:rFonts w:ascii="-apple-system" w:hAnsi="-apple-system" w:hint="eastAsia"/>
                <w:color w:val="4A4A4A"/>
                <w:shd w:val="clear" w:color="auto" w:fill="FFFFFF"/>
              </w:rPr>
            </w:rPrChange>
          </w:rPr>
          <w:t>第十四条，“</w:t>
        </w:r>
        <w:r w:rsidRPr="00F3136C">
          <w:rPr>
            <w:rFonts w:ascii="Times New Roman" w:eastAsia="仿宋" w:hAnsi="Times New Roman" w:cs="Times New Roman"/>
            <w:sz w:val="24"/>
            <w:szCs w:val="24"/>
            <w:rPrChange w:id="157" w:author="沈靖城 Shen, Linton" w:date="2026-09-08T16:51:00Z" w16du:dateUtc="2026-09-08T08:51:00Z">
              <w:rPr>
                <w:rFonts w:ascii="-apple-system" w:hAnsi="-apple-system"/>
                <w:color w:val="4A4A4A"/>
                <w:shd w:val="clear" w:color="auto" w:fill="FFFFFF"/>
              </w:rPr>
            </w:rPrChange>
          </w:rPr>
          <w:t>在</w:t>
        </w:r>
        <w:r w:rsidRPr="00F3136C">
          <w:rPr>
            <w:rFonts w:ascii="Times New Roman" w:eastAsia="仿宋" w:hAnsi="Times New Roman" w:cs="Times New Roman"/>
            <w:sz w:val="24"/>
            <w:szCs w:val="24"/>
            <w:rPrChange w:id="158" w:author="沈靖城 Shen, Linton" w:date="2026-09-08T16:51:00Z" w16du:dateUtc="2026-09-08T08:51:00Z">
              <w:rPr>
                <w:rStyle w:val="search-in-page-highlight-item"/>
                <w:rFonts w:ascii="-apple-system" w:hAnsi="-apple-system"/>
                <w:color w:val="FFFFFF"/>
                <w:shd w:val="clear" w:color="auto" w:fill="ED6C00"/>
              </w:rPr>
            </w:rPrChange>
          </w:rPr>
          <w:t>上下班</w:t>
        </w:r>
        <w:r w:rsidRPr="00F3136C">
          <w:rPr>
            <w:rFonts w:ascii="Times New Roman" w:eastAsia="仿宋" w:hAnsi="Times New Roman" w:cs="Times New Roman"/>
            <w:sz w:val="24"/>
            <w:szCs w:val="24"/>
            <w:rPrChange w:id="159" w:author="沈靖城 Shen, Linton" w:date="2026-09-08T16:51:00Z" w16du:dateUtc="2026-09-08T08:51:00Z">
              <w:rPr>
                <w:rFonts w:ascii="-apple-system" w:hAnsi="-apple-system"/>
                <w:color w:val="4A4A4A"/>
                <w:shd w:val="clear" w:color="auto" w:fill="FFFFFF"/>
              </w:rPr>
            </w:rPrChange>
          </w:rPr>
          <w:t>途中，受到非本人主要责任的交通事故或者城市轨道交通、客运轮渡、火车事故伤害的</w:t>
        </w:r>
        <w:r w:rsidRPr="00F3136C">
          <w:rPr>
            <w:rFonts w:ascii="Times New Roman" w:eastAsia="仿宋" w:hAnsi="Times New Roman" w:cs="Times New Roman" w:hint="eastAsia"/>
            <w:sz w:val="24"/>
            <w:szCs w:val="24"/>
            <w:rPrChange w:id="160" w:author="沈靖城 Shen, Linton" w:date="2026-09-08T16:51:00Z" w16du:dateUtc="2026-09-08T08:51:00Z">
              <w:rPr>
                <w:rFonts w:ascii="-apple-system" w:hAnsi="-apple-system" w:hint="eastAsia"/>
                <w:color w:val="4A4A4A"/>
                <w:shd w:val="clear" w:color="auto" w:fill="FFFFFF"/>
              </w:rPr>
            </w:rPrChange>
          </w:rPr>
          <w:t>”，视同工伤。</w:t>
        </w:r>
      </w:ins>
    </w:p>
    <w:p w14:paraId="3BD99972" w14:textId="59708C05" w:rsidR="00064D12" w:rsidRPr="00064D12" w:rsidRDefault="00064D12" w:rsidP="00064D12">
      <w:pPr>
        <w:spacing w:afterLines="50" w:after="190" w:line="440" w:lineRule="exact"/>
        <w:ind w:firstLine="480"/>
        <w:rPr>
          <w:ins w:id="161" w:author="沈靖城 Shen, Linton" w:date="2026-09-08T16:41:00Z" w16du:dateUtc="2026-09-08T08:41:00Z"/>
          <w:rFonts w:ascii="Times New Roman" w:eastAsia="仿宋" w:hAnsi="Times New Roman" w:cs="Times New Roman"/>
          <w:sz w:val="24"/>
          <w:szCs w:val="24"/>
          <w:rPrChange w:id="162" w:author="沈靖城 Shen, Linton" w:date="2026-09-08T16:45:00Z" w16du:dateUtc="2026-09-08T08:45:00Z">
            <w:rPr>
              <w:ins w:id="163" w:author="沈靖城 Shen, Linton" w:date="2026-09-08T16:41:00Z" w16du:dateUtc="2026-09-08T08:41:00Z"/>
              <w:rFonts w:ascii="Times New Roman" w:eastAsia="仿宋" w:hAnsi="Times New Roman" w:cs="Times New Roman"/>
              <w:b/>
              <w:bCs/>
              <w:sz w:val="24"/>
              <w:szCs w:val="24"/>
            </w:rPr>
          </w:rPrChange>
        </w:rPr>
        <w:pPrChange w:id="164" w:author="沈靖城 Shen, Linton" w:date="2026-09-08T16:42:00Z" w16du:dateUtc="2026-09-08T08:42:00Z">
          <w:pPr>
            <w:spacing w:afterLines="50" w:after="190" w:line="440" w:lineRule="exact"/>
            <w:ind w:firstLineChars="0" w:firstLine="0"/>
          </w:pPr>
        </w:pPrChange>
      </w:pPr>
    </w:p>
    <w:p w14:paraId="067ACB6C" w14:textId="2C040577" w:rsidR="00936F7F" w:rsidRPr="00EF23C3" w:rsidRDefault="00064D12" w:rsidP="00EF23C3">
      <w:pPr>
        <w:spacing w:afterLines="50" w:after="190" w:line="440" w:lineRule="exact"/>
        <w:ind w:firstLineChars="0" w:firstLine="0"/>
        <w:rPr>
          <w:rFonts w:ascii="Times New Roman" w:eastAsia="仿宋" w:hAnsi="Times New Roman" w:cs="Times New Roman"/>
          <w:b/>
          <w:bCs/>
          <w:sz w:val="24"/>
          <w:szCs w:val="24"/>
        </w:rPr>
      </w:pPr>
      <w:ins w:id="165" w:author="沈靖城 Shen, Linton" w:date="2026-09-08T16:42:00Z" w16du:dateUtc="2026-09-08T08:42:00Z">
        <w:r>
          <w:rPr>
            <w:rFonts w:ascii="Times New Roman" w:eastAsia="仿宋" w:hAnsi="Times New Roman" w:cs="Times New Roman" w:hint="eastAsia"/>
            <w:b/>
            <w:bCs/>
            <w:sz w:val="24"/>
            <w:szCs w:val="24"/>
          </w:rPr>
          <w:t>四、</w:t>
        </w:r>
      </w:ins>
      <w:r w:rsidR="00EF23C3" w:rsidRPr="00EF23C3">
        <w:rPr>
          <w:rFonts w:ascii="Times New Roman" w:eastAsia="仿宋" w:hAnsi="Times New Roman" w:cs="Times New Roman" w:hint="eastAsia"/>
          <w:b/>
          <w:bCs/>
          <w:sz w:val="24"/>
          <w:szCs w:val="24"/>
        </w:rPr>
        <w:t>总结</w:t>
      </w:r>
    </w:p>
    <w:p w14:paraId="6E1E9F92" w14:textId="331BF490" w:rsidR="00EF23C3" w:rsidRDefault="00EF23C3" w:rsidP="00EF23C3">
      <w:pPr>
        <w:spacing w:afterLines="50" w:after="190" w:line="440" w:lineRule="exact"/>
        <w:ind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 xml:space="preserve">1. </w:t>
      </w:r>
      <w:r>
        <w:rPr>
          <w:rFonts w:ascii="Times New Roman" w:eastAsia="仿宋" w:hAnsi="Times New Roman" w:cs="Times New Roman" w:hint="eastAsia"/>
          <w:sz w:val="24"/>
          <w:szCs w:val="24"/>
        </w:rPr>
        <w:t>见习法律关系：见习单位需依法向人力资源部门申请批准见习资格，后由见习者在线申请见习岗位，经批准后双方签署《见习协议》，见习补贴由国家支付。</w:t>
      </w:r>
    </w:p>
    <w:p w14:paraId="6141A7E2" w14:textId="3F81A1BC" w:rsidR="00EF23C3" w:rsidRDefault="00EF23C3" w:rsidP="00EF23C3">
      <w:pPr>
        <w:spacing w:afterLines="50" w:after="190" w:line="440" w:lineRule="exact"/>
        <w:ind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 xml:space="preserve">2. </w:t>
      </w:r>
      <w:r>
        <w:rPr>
          <w:rFonts w:ascii="Times New Roman" w:eastAsia="仿宋" w:hAnsi="Times New Roman" w:cs="Times New Roman" w:hint="eastAsia"/>
          <w:sz w:val="24"/>
          <w:szCs w:val="24"/>
        </w:rPr>
        <w:t>实习法律关系：由学校组织或由学生自主寻找，适用对象仅为在校学生，对于“</w:t>
      </w:r>
      <w:r w:rsidRPr="00EF23C3">
        <w:rPr>
          <w:rFonts w:ascii="Times New Roman" w:eastAsia="仿宋" w:hAnsi="Times New Roman" w:cs="Times New Roman"/>
          <w:sz w:val="24"/>
          <w:szCs w:val="24"/>
        </w:rPr>
        <w:t>辅助或相对独立参与实际工作的活动</w:t>
      </w:r>
      <w:r>
        <w:rPr>
          <w:rFonts w:ascii="Times New Roman" w:eastAsia="仿宋" w:hAnsi="Times New Roman" w:cs="Times New Roman" w:hint="eastAsia"/>
          <w:sz w:val="24"/>
          <w:szCs w:val="24"/>
        </w:rPr>
        <w:t>”的活动，应当支付不低于最低工资标准的报酬。</w:t>
      </w:r>
      <w:ins w:id="166" w:author="沈靖城 Shen, Linton" w:date="2026-09-08T16:51:00Z" w16du:dateUtc="2026-09-08T08:51:00Z">
        <w:r w:rsidR="00F3136C">
          <w:rPr>
            <w:rFonts w:ascii="Times New Roman" w:eastAsia="仿宋" w:hAnsi="Times New Roman" w:cs="Times New Roman" w:hint="eastAsia"/>
            <w:sz w:val="24"/>
            <w:szCs w:val="24"/>
          </w:rPr>
          <w:t>建议企业为学生购买人身意外保险，覆盖学生工作时间和上下班路途。</w:t>
        </w:r>
      </w:ins>
    </w:p>
    <w:p w14:paraId="56135122" w14:textId="38876CCD" w:rsidR="00EF23C3" w:rsidRDefault="00EF23C3" w:rsidP="00EF23C3">
      <w:pPr>
        <w:spacing w:afterLines="50" w:after="190" w:line="440" w:lineRule="exact"/>
        <w:ind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 xml:space="preserve">3. </w:t>
      </w:r>
      <w:r>
        <w:rPr>
          <w:rFonts w:ascii="Times New Roman" w:eastAsia="仿宋" w:hAnsi="Times New Roman" w:cs="Times New Roman" w:hint="eastAsia"/>
          <w:sz w:val="24"/>
          <w:szCs w:val="24"/>
        </w:rPr>
        <w:t>非见习或实习法律关系，学生提供劳动的，易被认定为劳动合同关系，需按照劳动法律关系处理。</w:t>
      </w:r>
    </w:p>
    <w:p w14:paraId="62720731" w14:textId="1670072A" w:rsidR="00EF23C3" w:rsidRDefault="00EF23C3" w:rsidP="00EF23C3">
      <w:pPr>
        <w:spacing w:afterLines="50" w:after="190" w:line="440" w:lineRule="exact"/>
        <w:ind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以上意见供参考。</w:t>
      </w:r>
    </w:p>
    <w:p w14:paraId="5028945B" w14:textId="5C140216" w:rsidR="00EF23C3" w:rsidRDefault="00EF23C3" w:rsidP="00EF23C3">
      <w:pPr>
        <w:spacing w:afterLines="50" w:after="190" w:line="440" w:lineRule="exact"/>
        <w:ind w:firstLine="480"/>
        <w:jc w:val="right"/>
        <w:rPr>
          <w:rFonts w:ascii="Times New Roman" w:eastAsia="仿宋" w:hAnsi="Times New Roman" w:cs="Times New Roman"/>
          <w:sz w:val="24"/>
          <w:szCs w:val="24"/>
        </w:rPr>
      </w:pPr>
      <w:r>
        <w:rPr>
          <w:rFonts w:ascii="Times New Roman" w:eastAsia="仿宋" w:hAnsi="Times New Roman" w:cs="Times New Roman" w:hint="eastAsia"/>
          <w:sz w:val="24"/>
          <w:szCs w:val="24"/>
        </w:rPr>
        <w:t>北京大成（苏州）律师事务所</w:t>
      </w:r>
    </w:p>
    <w:p w14:paraId="69358C51" w14:textId="3B52DBFE" w:rsidR="00EF23C3" w:rsidRPr="00936F7F" w:rsidRDefault="00EF23C3" w:rsidP="00EF23C3">
      <w:pPr>
        <w:spacing w:afterLines="50" w:after="190" w:line="440" w:lineRule="exact"/>
        <w:ind w:firstLine="480"/>
        <w:jc w:val="right"/>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2026</w:t>
      </w:r>
      <w:r>
        <w:rPr>
          <w:rFonts w:ascii="Times New Roman" w:eastAsia="仿宋" w:hAnsi="Times New Roman" w:cs="Times New Roman" w:hint="eastAsia"/>
          <w:sz w:val="24"/>
          <w:szCs w:val="24"/>
        </w:rPr>
        <w:t>年</w:t>
      </w:r>
      <w:r>
        <w:rPr>
          <w:rFonts w:ascii="Times New Roman" w:eastAsia="仿宋" w:hAnsi="Times New Roman" w:cs="Times New Roman" w:hint="eastAsia"/>
          <w:sz w:val="24"/>
          <w:szCs w:val="24"/>
        </w:rPr>
        <w:t>9</w:t>
      </w:r>
      <w:r>
        <w:rPr>
          <w:rFonts w:ascii="Times New Roman" w:eastAsia="仿宋" w:hAnsi="Times New Roman" w:cs="Times New Roman" w:hint="eastAsia"/>
          <w:sz w:val="24"/>
          <w:szCs w:val="24"/>
        </w:rPr>
        <w:t>月</w:t>
      </w:r>
      <w:r>
        <w:rPr>
          <w:rFonts w:ascii="Times New Roman" w:eastAsia="仿宋" w:hAnsi="Times New Roman" w:cs="Times New Roman" w:hint="eastAsia"/>
          <w:sz w:val="24"/>
          <w:szCs w:val="24"/>
        </w:rPr>
        <w:t>8</w:t>
      </w:r>
      <w:r>
        <w:rPr>
          <w:rFonts w:ascii="Times New Roman" w:eastAsia="仿宋" w:hAnsi="Times New Roman" w:cs="Times New Roman" w:hint="eastAsia"/>
          <w:sz w:val="24"/>
          <w:szCs w:val="24"/>
        </w:rPr>
        <w:t>日</w:t>
      </w:r>
    </w:p>
    <w:sectPr w:rsidR="00EF23C3" w:rsidRPr="00936F7F" w:rsidSect="00E36687">
      <w:headerReference w:type="default" r:id="rId8"/>
      <w:footerReference w:type="even" r:id="rId9"/>
      <w:footerReference w:type="default" r:id="rId10"/>
      <w:headerReference w:type="first" r:id="rId11"/>
      <w:footerReference w:type="first" r:id="rId12"/>
      <w:pgSz w:w="11906" w:h="16838" w:code="9"/>
      <w:pgMar w:top="720" w:right="1440" w:bottom="1440" w:left="1440" w:header="680" w:footer="720" w:gutter="0"/>
      <w:cols w:space="425"/>
      <w:titlePg/>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B43CDC" w14:textId="77777777" w:rsidR="00613F89" w:rsidRDefault="00613F89" w:rsidP="0061520D">
      <w:pPr>
        <w:spacing w:before="120" w:after="120" w:line="240" w:lineRule="auto"/>
        <w:ind w:firstLine="560"/>
      </w:pPr>
      <w:r>
        <w:separator/>
      </w:r>
    </w:p>
  </w:endnote>
  <w:endnote w:type="continuationSeparator" w:id="0">
    <w:p w14:paraId="7DDE95FB" w14:textId="77777777" w:rsidR="00613F89" w:rsidRDefault="00613F89" w:rsidP="0061520D">
      <w:pPr>
        <w:spacing w:before="120" w:after="120"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微软雅黑"/>
    <w:panose1 w:val="020B0604020202020204"/>
    <w:charset w:val="86"/>
    <w:family w:val="modern"/>
    <w:pitch w:val="fixed"/>
    <w:sig w:usb0="00000001" w:usb1="080E0000" w:usb2="00000010" w:usb3="00000000" w:csb0="00040001" w:csb1="00000000"/>
  </w:font>
  <w:font w:name="华文中宋">
    <w:panose1 w:val="02010600040101010101"/>
    <w:charset w:val="86"/>
    <w:family w:val="auto"/>
    <w:pitch w:val="variable"/>
    <w:sig w:usb0="00000287" w:usb1="080F0000" w:usb2="00000010" w:usb3="00000000" w:csb0="0004009F" w:csb1="00000000"/>
  </w:font>
  <w:font w:name="仿宋">
    <w:altName w:val="FangSong"/>
    <w:panose1 w:val="02010609060101010101"/>
    <w:charset w:val="86"/>
    <w:family w:val="modern"/>
    <w:pitch w:val="fixed"/>
    <w:sig w:usb0="800002BF" w:usb1="38CF7CFA" w:usb2="00000016" w:usb3="00000000" w:csb0="00040001" w:csb1="00000000"/>
  </w:font>
  <w:font w:name="-apple-system">
    <w:altName w:val="Calibri"/>
    <w:panose1 w:val="020B0604020202020204"/>
    <w:charset w:val="00"/>
    <w:family w:val="auto"/>
    <w:pitch w:val="default"/>
  </w:font>
  <w:font w:name="PingFang SC">
    <w:altName w:val="微软雅黑"/>
    <w:panose1 w:val="020B0400000000000000"/>
    <w:charset w:val="86"/>
    <w:family w:val="swiss"/>
    <w:pitch w:val="variable"/>
    <w:sig w:usb0="A0002AFF" w:usb1="7ACFFDFB" w:usb2="00000017" w:usb3="00000000" w:csb0="0004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1D98C8" w14:textId="77777777" w:rsidR="006B619F" w:rsidRDefault="006B619F" w:rsidP="0061520D">
    <w:pPr>
      <w:pStyle w:val="a5"/>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01038989"/>
      <w:docPartObj>
        <w:docPartGallery w:val="Page Numbers (Bottom of Page)"/>
        <w:docPartUnique/>
      </w:docPartObj>
    </w:sdtPr>
    <w:sdtContent>
      <w:sdt>
        <w:sdtPr>
          <w:id w:val="-1282407993"/>
          <w:docPartObj>
            <w:docPartGallery w:val="Page Numbers (Top of Page)"/>
            <w:docPartUnique/>
          </w:docPartObj>
        </w:sdtPr>
        <w:sdtContent>
          <w:p w14:paraId="24F25470" w14:textId="77777777" w:rsidR="006B619F" w:rsidRDefault="00D909AE" w:rsidP="004C7FA9">
            <w:pPr>
              <w:pStyle w:val="a5"/>
              <w:jc w:val="right"/>
            </w:pPr>
            <w:r>
              <w:rPr>
                <w:b/>
                <w:bCs/>
                <w:sz w:val="24"/>
                <w:szCs w:val="24"/>
              </w:rPr>
              <w:fldChar w:fldCharType="begin"/>
            </w:r>
            <w:r>
              <w:rPr>
                <w:b/>
                <w:bCs/>
              </w:rPr>
              <w:instrText>PAGE</w:instrText>
            </w:r>
            <w:r>
              <w:rPr>
                <w:b/>
                <w:bCs/>
                <w:sz w:val="24"/>
                <w:szCs w:val="24"/>
              </w:rPr>
              <w:fldChar w:fldCharType="separate"/>
            </w:r>
            <w:r w:rsidR="00814243">
              <w:rPr>
                <w:b/>
                <w:bCs/>
                <w:noProof/>
              </w:rPr>
              <w:t>2</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sidR="00814243">
              <w:rPr>
                <w:b/>
                <w:bCs/>
                <w:noProof/>
              </w:rPr>
              <w:t>2</w:t>
            </w:r>
            <w:r>
              <w:rPr>
                <w:b/>
                <w:bCs/>
                <w:sz w:val="24"/>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35915858"/>
      <w:docPartObj>
        <w:docPartGallery w:val="Page Numbers (Bottom of Page)"/>
        <w:docPartUnique/>
      </w:docPartObj>
    </w:sdtPr>
    <w:sdtContent>
      <w:sdt>
        <w:sdtPr>
          <w:id w:val="-29116196"/>
          <w:docPartObj>
            <w:docPartGallery w:val="Page Numbers (Top of Page)"/>
            <w:docPartUnique/>
          </w:docPartObj>
        </w:sdtPr>
        <w:sdtContent>
          <w:p w14:paraId="001431EF" w14:textId="188F3275" w:rsidR="00DC23A7" w:rsidRPr="008241E1" w:rsidRDefault="00704B41" w:rsidP="00A5517A">
            <w:pPr>
              <w:pStyle w:val="a5"/>
              <w:jc w:val="both"/>
              <w:rPr>
                <w:color w:val="7F7F7F" w:themeColor="text1" w:themeTint="80"/>
                <w:szCs w:val="14"/>
              </w:rPr>
            </w:pPr>
            <w:r w:rsidRPr="00704B41">
              <w:rPr>
                <w:rFonts w:hint="eastAsia"/>
                <w:color w:val="565A5C"/>
                <w:szCs w:val="14"/>
                <w14:ligatures w14:val="standardContextual"/>
              </w:rPr>
              <w:t xml:space="preserve">Beijing </w:t>
            </w:r>
            <w:proofErr w:type="spellStart"/>
            <w:r w:rsidRPr="00704B41">
              <w:rPr>
                <w:rFonts w:hint="eastAsia"/>
                <w:color w:val="565A5C"/>
                <w:szCs w:val="14"/>
                <w14:ligatures w14:val="standardContextual"/>
              </w:rPr>
              <w:t>Dacheng</w:t>
            </w:r>
            <w:proofErr w:type="spellEnd"/>
            <w:r w:rsidRPr="00704B41">
              <w:rPr>
                <w:rFonts w:hint="eastAsia"/>
                <w:color w:val="565A5C"/>
                <w:szCs w:val="14"/>
                <w14:ligatures w14:val="standardContextual"/>
              </w:rPr>
              <w:t xml:space="preserve"> Law Offices, LLP (</w:t>
            </w:r>
            <w:r>
              <w:rPr>
                <w:color w:val="565A5C"/>
                <w:szCs w:val="14"/>
                <w14:ligatures w14:val="standardContextual"/>
              </w:rPr>
              <w:t>“</w:t>
            </w:r>
            <w:r w:rsidRPr="00704B41">
              <w:rPr>
                <w:rFonts w:hint="eastAsia"/>
                <w:color w:val="565A5C"/>
                <w:szCs w:val="14"/>
                <w14:ligatures w14:val="standardContextual"/>
              </w:rPr>
              <w:t>大成</w:t>
            </w:r>
            <w:r>
              <w:rPr>
                <w:color w:val="565A5C"/>
                <w:szCs w:val="14"/>
                <w14:ligatures w14:val="standardContextual"/>
              </w:rPr>
              <w:t>”</w:t>
            </w:r>
            <w:r w:rsidRPr="00704B41">
              <w:rPr>
                <w:rFonts w:hint="eastAsia"/>
                <w:color w:val="565A5C"/>
                <w:szCs w:val="14"/>
                <w14:ligatures w14:val="standardContextual"/>
              </w:rPr>
              <w:t xml:space="preserve">) is an independent law firm, and not a member or affiliate of Dentons. </w:t>
            </w:r>
            <w:r w:rsidRPr="00704B41">
              <w:rPr>
                <w:rFonts w:hint="eastAsia"/>
                <w:color w:val="565A5C"/>
                <w:szCs w:val="14"/>
                <w14:ligatures w14:val="standardContextual"/>
              </w:rPr>
              <w:t>大成</w:t>
            </w:r>
            <w:r w:rsidRPr="00704B41">
              <w:rPr>
                <w:rFonts w:hint="eastAsia"/>
                <w:color w:val="565A5C"/>
                <w:szCs w:val="14"/>
                <w14:ligatures w14:val="standardContextual"/>
              </w:rPr>
              <w:t xml:space="preserve"> is a partnership law firm organized under the laws of the People</w:t>
            </w:r>
            <w:r>
              <w:rPr>
                <w:color w:val="565A5C"/>
                <w:szCs w:val="14"/>
                <w14:ligatures w14:val="standardContextual"/>
              </w:rPr>
              <w:t>’</w:t>
            </w:r>
            <w:r w:rsidRPr="00704B41">
              <w:rPr>
                <w:rFonts w:hint="eastAsia"/>
                <w:color w:val="565A5C"/>
                <w:szCs w:val="14"/>
                <w14:ligatures w14:val="standardContextual"/>
              </w:rPr>
              <w:t>s Republic of China, and is Dentons</w:t>
            </w:r>
            <w:r>
              <w:rPr>
                <w:color w:val="565A5C"/>
                <w:szCs w:val="14"/>
                <w14:ligatures w14:val="standardContextual"/>
              </w:rPr>
              <w:t>’</w:t>
            </w:r>
            <w:r w:rsidRPr="00704B41">
              <w:rPr>
                <w:rFonts w:hint="eastAsia"/>
                <w:color w:val="565A5C"/>
                <w:szCs w:val="14"/>
                <w14:ligatures w14:val="standardContextual"/>
              </w:rPr>
              <w:t xml:space="preserve"> Preferred Law Firm in China, with offices</w:t>
            </w:r>
            <w:r w:rsidRPr="00704B41">
              <w:rPr>
                <w:color w:val="565A5C"/>
                <w:szCs w:val="14"/>
                <w14:ligatures w14:val="standardContextual"/>
              </w:rPr>
              <w:t xml:space="preserve"> in more than </w:t>
            </w:r>
            <w:r w:rsidR="001476C6">
              <w:rPr>
                <w:rFonts w:hint="eastAsia"/>
                <w:color w:val="565A5C"/>
                <w:szCs w:val="14"/>
                <w14:ligatures w14:val="standardContextual"/>
              </w:rPr>
              <w:t>5</w:t>
            </w:r>
            <w:r w:rsidRPr="00704B41">
              <w:rPr>
                <w:color w:val="565A5C"/>
                <w:szCs w:val="14"/>
                <w14:ligatures w14:val="standardContextual"/>
              </w:rPr>
              <w:t xml:space="preserve">0 locations throughout China. Dentons Group (a Swiss Verein) (“Dentons”) is a separate international law firm with members and affiliates in more than 160 locations around the world, including </w:t>
            </w:r>
            <w:bookmarkStart w:id="167" w:name="_Hlk142309779"/>
            <w:r w:rsidR="004218F2" w:rsidRPr="002250F6">
              <w:rPr>
                <w:rStyle w:val="contentpasted0"/>
                <w:rFonts w:cs="Arial"/>
                <w:color w:val="6C6F70"/>
              </w:rPr>
              <w:t>Hong Kong</w:t>
            </w:r>
            <w:bookmarkEnd w:id="167"/>
            <w:r w:rsidR="004218F2" w:rsidRPr="00704B41">
              <w:rPr>
                <w:color w:val="565A5C"/>
                <w:szCs w:val="14"/>
                <w14:ligatures w14:val="standardContextual"/>
              </w:rPr>
              <w:t xml:space="preserve"> </w:t>
            </w:r>
            <w:r w:rsidRPr="00704B41">
              <w:rPr>
                <w:color w:val="565A5C"/>
                <w:szCs w:val="14"/>
                <w14:ligatures w14:val="standardContextual"/>
              </w:rPr>
              <w:t xml:space="preserve">SAR, China. For more information, please see </w:t>
            </w:r>
            <w:r w:rsidR="00BF4A7A" w:rsidRPr="00CA558A">
              <w:rPr>
                <w:rStyle w:val="contentpasted0"/>
                <w:rFonts w:cs="Arial"/>
                <w:color w:val="6C6F70"/>
              </w:rPr>
              <w:t>dacheng.com/legal-notices</w:t>
            </w:r>
            <w:r w:rsidRPr="00704B41">
              <w:rPr>
                <w:color w:val="565A5C"/>
                <w:szCs w:val="14"/>
                <w14:ligatures w14:val="standardContextual"/>
              </w:rPr>
              <w:t xml:space="preserve"> or </w:t>
            </w:r>
            <w:r w:rsidR="00BF4A7A" w:rsidRPr="00CA558A">
              <w:rPr>
                <w:rStyle w:val="contentpasted0"/>
                <w:rFonts w:cs="Arial"/>
                <w:color w:val="6C6F70"/>
              </w:rPr>
              <w:t>dentons.com/legal-notices</w:t>
            </w:r>
            <w:r w:rsidRPr="00704B41">
              <w:rPr>
                <w:color w:val="565A5C"/>
                <w:szCs w:val="14"/>
                <w14:ligatures w14:val="standardContextual"/>
              </w:rPr>
              <w:t>.</w:t>
            </w:r>
          </w:p>
          <w:p w14:paraId="21CC4FF4" w14:textId="77777777" w:rsidR="006B619F" w:rsidRDefault="00E76CCA" w:rsidP="00DC23A7">
            <w:pPr>
              <w:pStyle w:val="a5"/>
              <w:jc w:val="right"/>
            </w:pPr>
            <w:r w:rsidRPr="003204C2">
              <w:t xml:space="preserve"> </w:t>
            </w:r>
            <w:r>
              <w:rPr>
                <w:b/>
                <w:bCs/>
                <w:sz w:val="24"/>
                <w:szCs w:val="24"/>
              </w:rPr>
              <w:fldChar w:fldCharType="begin"/>
            </w:r>
            <w:r>
              <w:rPr>
                <w:b/>
                <w:bCs/>
              </w:rPr>
              <w:instrText>PAGE</w:instrText>
            </w:r>
            <w:r>
              <w:rPr>
                <w:b/>
                <w:bCs/>
                <w:sz w:val="24"/>
                <w:szCs w:val="24"/>
              </w:rPr>
              <w:fldChar w:fldCharType="separate"/>
            </w:r>
            <w:r w:rsidR="00780C83">
              <w:rPr>
                <w:b/>
                <w:bCs/>
                <w:noProof/>
              </w:rPr>
              <w:t>1</w:t>
            </w:r>
            <w:r>
              <w:rPr>
                <w:b/>
                <w:bCs/>
                <w:sz w:val="24"/>
                <w:szCs w:val="24"/>
              </w:rPr>
              <w:fldChar w:fldCharType="end"/>
            </w:r>
            <w:r w:rsidRPr="00704B41">
              <w:t xml:space="preserve"> / </w:t>
            </w:r>
            <w:r>
              <w:rPr>
                <w:b/>
                <w:bCs/>
                <w:sz w:val="24"/>
                <w:szCs w:val="24"/>
              </w:rPr>
              <w:fldChar w:fldCharType="begin"/>
            </w:r>
            <w:r>
              <w:rPr>
                <w:b/>
                <w:bCs/>
              </w:rPr>
              <w:instrText>NUMPAGES</w:instrText>
            </w:r>
            <w:r>
              <w:rPr>
                <w:b/>
                <w:bCs/>
                <w:sz w:val="24"/>
                <w:szCs w:val="24"/>
              </w:rPr>
              <w:fldChar w:fldCharType="separate"/>
            </w:r>
            <w:r w:rsidR="00780C83">
              <w:rPr>
                <w:b/>
                <w:bCs/>
                <w:noProof/>
              </w:rPr>
              <w:t>1</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0BED2D" w14:textId="77777777" w:rsidR="00613F89" w:rsidRDefault="00613F89" w:rsidP="0061520D">
      <w:pPr>
        <w:spacing w:before="120" w:after="120" w:line="240" w:lineRule="auto"/>
        <w:ind w:firstLine="560"/>
      </w:pPr>
      <w:r>
        <w:separator/>
      </w:r>
    </w:p>
  </w:footnote>
  <w:footnote w:type="continuationSeparator" w:id="0">
    <w:p w14:paraId="43F31D4D" w14:textId="77777777" w:rsidR="00613F89" w:rsidRDefault="00613F89" w:rsidP="0061520D">
      <w:pPr>
        <w:spacing w:before="120" w:after="120"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a7"/>
      <w:tblW w:w="907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08"/>
      <w:gridCol w:w="5864"/>
    </w:tblGrid>
    <w:tr w:rsidR="004C7FA9" w14:paraId="45654E82" w14:textId="77777777" w:rsidTr="00704B41">
      <w:trPr>
        <w:trHeight w:val="410"/>
      </w:trPr>
      <w:tc>
        <w:tcPr>
          <w:tcW w:w="3208" w:type="dxa"/>
          <w:hideMark/>
        </w:tcPr>
        <w:p w14:paraId="225934FC" w14:textId="77777777" w:rsidR="004C7FA9" w:rsidRDefault="00704B41" w:rsidP="004C7FA9">
          <w:pPr>
            <w:pStyle w:val="a3"/>
            <w:jc w:val="both"/>
            <w:rPr>
              <w:szCs w:val="14"/>
            </w:rPr>
          </w:pPr>
          <w:r>
            <w:rPr>
              <w:noProof/>
            </w:rPr>
            <w:drawing>
              <wp:inline distT="0" distB="0" distL="0" distR="0" wp14:anchorId="03D37EEC" wp14:editId="63B8CD05">
                <wp:extent cx="1557655" cy="352425"/>
                <wp:effectExtent l="0" t="0" r="444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57655" cy="352425"/>
                        </a:xfrm>
                        <a:prstGeom prst="rect">
                          <a:avLst/>
                        </a:prstGeom>
                        <a:noFill/>
                        <a:ln>
                          <a:noFill/>
                        </a:ln>
                      </pic:spPr>
                    </pic:pic>
                  </a:graphicData>
                </a:graphic>
              </wp:inline>
            </w:drawing>
          </w:r>
        </w:p>
        <w:p w14:paraId="53525C72" w14:textId="77777777" w:rsidR="004C7FA9" w:rsidRDefault="004C7FA9" w:rsidP="004C7FA9">
          <w:pPr>
            <w:pStyle w:val="a3"/>
            <w:ind w:firstLine="560"/>
            <w:jc w:val="both"/>
            <w:rPr>
              <w:szCs w:val="14"/>
            </w:rPr>
          </w:pPr>
        </w:p>
      </w:tc>
      <w:tc>
        <w:tcPr>
          <w:tcW w:w="5864" w:type="dxa"/>
        </w:tcPr>
        <w:p w14:paraId="19B16466" w14:textId="77777777" w:rsidR="004C7FA9" w:rsidRDefault="004C7FA9" w:rsidP="004C7FA9">
          <w:pPr>
            <w:pStyle w:val="a3"/>
            <w:rPr>
              <w:szCs w:val="14"/>
            </w:rPr>
          </w:pPr>
          <w:r>
            <w:tab/>
          </w:r>
        </w:p>
      </w:tc>
    </w:tr>
  </w:tbl>
  <w:p w14:paraId="5A81A692" w14:textId="77777777" w:rsidR="004C7FA9" w:rsidRDefault="00AC38BE" w:rsidP="00AC38BE">
    <w:pPr>
      <w:pStyle w:val="a3"/>
      <w:ind w:right="840"/>
      <w:jc w:val="both"/>
    </w:pPr>
    <w:r>
      <w:rPr>
        <w:rFonts w:hint="eastAsia"/>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a7"/>
      <w:tblW w:w="907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08"/>
      <w:gridCol w:w="3171"/>
      <w:gridCol w:w="2693"/>
    </w:tblGrid>
    <w:tr w:rsidR="00F70806" w14:paraId="77AD85BD" w14:textId="77777777" w:rsidTr="00704B41">
      <w:trPr>
        <w:trHeight w:val="709"/>
      </w:trPr>
      <w:tc>
        <w:tcPr>
          <w:tcW w:w="3208" w:type="dxa"/>
          <w:hideMark/>
        </w:tcPr>
        <w:p w14:paraId="70756382" w14:textId="77777777" w:rsidR="00F70806" w:rsidRDefault="00F70806" w:rsidP="00F70806">
          <w:pPr>
            <w:pStyle w:val="a3"/>
            <w:jc w:val="both"/>
            <w:rPr>
              <w:szCs w:val="14"/>
            </w:rPr>
          </w:pPr>
          <w:r>
            <w:rPr>
              <w:noProof/>
            </w:rPr>
            <w:drawing>
              <wp:inline distT="0" distB="0" distL="0" distR="0" wp14:anchorId="439E15E1" wp14:editId="22BA2325">
                <wp:extent cx="1557655" cy="352425"/>
                <wp:effectExtent l="0" t="0" r="444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57655" cy="352425"/>
                        </a:xfrm>
                        <a:prstGeom prst="rect">
                          <a:avLst/>
                        </a:prstGeom>
                        <a:noFill/>
                        <a:ln>
                          <a:noFill/>
                        </a:ln>
                      </pic:spPr>
                    </pic:pic>
                  </a:graphicData>
                </a:graphic>
              </wp:inline>
            </w:drawing>
          </w:r>
        </w:p>
        <w:p w14:paraId="62775774" w14:textId="77777777" w:rsidR="00F70806" w:rsidRDefault="00F70806" w:rsidP="00F70806">
          <w:pPr>
            <w:pStyle w:val="a3"/>
            <w:ind w:firstLine="560"/>
            <w:jc w:val="both"/>
            <w:rPr>
              <w:szCs w:val="14"/>
            </w:rPr>
          </w:pPr>
        </w:p>
      </w:tc>
      <w:tc>
        <w:tcPr>
          <w:tcW w:w="3171" w:type="dxa"/>
        </w:tcPr>
        <w:p w14:paraId="77FE5A9A" w14:textId="77777777" w:rsidR="00F70806" w:rsidRDefault="00F70806" w:rsidP="00F70806">
          <w:pPr>
            <w:pStyle w:val="a3"/>
          </w:pPr>
          <w:r>
            <w:tab/>
          </w:r>
          <w:r>
            <w:rPr>
              <w:rFonts w:hint="eastAsia"/>
            </w:rPr>
            <w:t>北京大成（苏州）律师事务所</w:t>
          </w:r>
        </w:p>
        <w:p w14:paraId="73E6BEA7" w14:textId="77777777" w:rsidR="00F70806" w:rsidRDefault="00F70806" w:rsidP="00F70806">
          <w:pPr>
            <w:pStyle w:val="a3"/>
          </w:pPr>
          <w:r>
            <w:rPr>
              <w:rFonts w:hint="eastAsia"/>
            </w:rPr>
            <w:t>中国江苏省苏州市</w:t>
          </w:r>
        </w:p>
        <w:p w14:paraId="762CFE7B" w14:textId="77777777" w:rsidR="00F70806" w:rsidRDefault="00F70806" w:rsidP="00F70806">
          <w:pPr>
            <w:pStyle w:val="a3"/>
            <w:ind w:leftChars="-10" w:left="-28"/>
          </w:pPr>
          <w:r>
            <w:rPr>
              <w:rFonts w:hint="eastAsia"/>
            </w:rPr>
            <w:t>苏州工业园区旺墩路</w:t>
          </w:r>
          <w:r>
            <w:rPr>
              <w:rFonts w:hint="eastAsia"/>
            </w:rPr>
            <w:t>2</w:t>
          </w:r>
          <w:r>
            <w:t>69</w:t>
          </w:r>
          <w:r>
            <w:rPr>
              <w:rFonts w:hint="eastAsia"/>
            </w:rPr>
            <w:t>号</w:t>
          </w:r>
        </w:p>
        <w:p w14:paraId="372BB197" w14:textId="77777777" w:rsidR="00F70806" w:rsidRDefault="00F70806" w:rsidP="00F70806">
          <w:pPr>
            <w:pStyle w:val="a3"/>
            <w:ind w:leftChars="-10" w:left="-28"/>
          </w:pPr>
          <w:r>
            <w:rPr>
              <w:rFonts w:hint="eastAsia"/>
            </w:rPr>
            <w:t>星座商务广场</w:t>
          </w:r>
          <w:r>
            <w:rPr>
              <w:rFonts w:hint="eastAsia"/>
            </w:rPr>
            <w:t>1</w:t>
          </w:r>
          <w:r>
            <w:rPr>
              <w:rFonts w:hint="eastAsia"/>
            </w:rPr>
            <w:t>幢</w:t>
          </w:r>
          <w:r>
            <w:rPr>
              <w:rFonts w:hint="eastAsia"/>
            </w:rPr>
            <w:t>2</w:t>
          </w:r>
          <w:r>
            <w:t>902</w:t>
          </w:r>
          <w:r>
            <w:rPr>
              <w:rFonts w:hint="eastAsia"/>
            </w:rPr>
            <w:t>室</w:t>
          </w:r>
        </w:p>
        <w:p w14:paraId="18C06FDF" w14:textId="2248BFE7" w:rsidR="00F70806" w:rsidRDefault="00F70806" w:rsidP="00F70806">
          <w:pPr>
            <w:pStyle w:val="a3"/>
            <w:rPr>
              <w:szCs w:val="14"/>
            </w:rPr>
          </w:pPr>
          <w:r>
            <w:rPr>
              <w:rFonts w:hint="eastAsia"/>
            </w:rPr>
            <w:t>邮编</w:t>
          </w:r>
          <w:r>
            <w:t>215028</w:t>
          </w:r>
        </w:p>
      </w:tc>
      <w:tc>
        <w:tcPr>
          <w:tcW w:w="2693" w:type="dxa"/>
        </w:tcPr>
        <w:p w14:paraId="279ABD01" w14:textId="1679EE83" w:rsidR="00F70806" w:rsidRDefault="00F70806" w:rsidP="00F70806">
          <w:pPr>
            <w:pStyle w:val="a3"/>
          </w:pPr>
          <w:r>
            <w:t>B</w:t>
          </w:r>
          <w:r>
            <w:rPr>
              <w:rFonts w:hint="eastAsia"/>
            </w:rPr>
            <w:t>ei</w:t>
          </w:r>
          <w:r>
            <w:t xml:space="preserve">jing </w:t>
          </w:r>
          <w:proofErr w:type="spellStart"/>
          <w:r>
            <w:t>Dacheng</w:t>
          </w:r>
          <w:proofErr w:type="spellEnd"/>
          <w:r>
            <w:t xml:space="preserve"> Law Offices, LLP Suzhou</w:t>
          </w:r>
          <w:r w:rsidR="00815E39">
            <w:rPr>
              <w:rFonts w:hint="eastAsia"/>
            </w:rPr>
            <w:t xml:space="preserve"> Branch</w:t>
          </w:r>
          <w:r>
            <w:t xml:space="preserve"> </w:t>
          </w:r>
        </w:p>
        <w:p w14:paraId="76519CFC" w14:textId="77777777" w:rsidR="00F70806" w:rsidRDefault="00F70806" w:rsidP="00F70806">
          <w:pPr>
            <w:pStyle w:val="LetterheadAddress"/>
            <w:spacing w:line="288" w:lineRule="auto"/>
            <w:ind w:firstLine="560"/>
            <w:rPr>
              <w:rFonts w:eastAsia="宋体"/>
            </w:rPr>
          </w:pPr>
          <w:r>
            <w:rPr>
              <w:rFonts w:eastAsia="宋体"/>
            </w:rPr>
            <w:t>29/F  Building 1</w:t>
          </w:r>
          <w:r>
            <w:rPr>
              <w:rFonts w:eastAsia="宋体"/>
            </w:rPr>
            <w:br/>
            <w:t>Harmony Constellation Plaz</w:t>
          </w:r>
          <w:r>
            <w:rPr>
              <w:rFonts w:eastAsia="宋体" w:hint="eastAsia"/>
              <w:lang w:eastAsia="zh-CN"/>
            </w:rPr>
            <w:t>a</w:t>
          </w:r>
        </w:p>
        <w:p w14:paraId="340076A5" w14:textId="77777777" w:rsidR="00F70806" w:rsidRDefault="00F70806" w:rsidP="00F70806">
          <w:pPr>
            <w:pStyle w:val="LetterheadAddress"/>
            <w:spacing w:line="288" w:lineRule="auto"/>
            <w:ind w:firstLine="560"/>
          </w:pPr>
          <w:r>
            <w:rPr>
              <w:rFonts w:eastAsia="宋体"/>
            </w:rPr>
            <w:t xml:space="preserve">No.269, Wang Dun Road </w:t>
          </w:r>
          <w:r>
            <w:rPr>
              <w:rFonts w:eastAsia="宋体"/>
            </w:rPr>
            <w:br/>
            <w:t>SIP, Suzhou, Jiangsu 215028</w:t>
          </w:r>
          <w:r>
            <w:rPr>
              <w:rFonts w:eastAsia="宋体"/>
            </w:rPr>
            <w:br/>
            <w:t>China</w:t>
          </w:r>
        </w:p>
        <w:p w14:paraId="10D45E9A" w14:textId="77777777" w:rsidR="00F70806" w:rsidRDefault="00F70806" w:rsidP="00F70806">
          <w:pPr>
            <w:pStyle w:val="a3"/>
            <w:ind w:right="210"/>
          </w:pPr>
        </w:p>
        <w:p w14:paraId="3E3DF870" w14:textId="77777777" w:rsidR="00F70806" w:rsidRDefault="00F70806" w:rsidP="00F70806">
          <w:pPr>
            <w:pStyle w:val="a3"/>
          </w:pPr>
          <w:r>
            <w:t>dacheng.com</w:t>
          </w:r>
        </w:p>
        <w:p w14:paraId="065EA35B" w14:textId="6A70A6E5" w:rsidR="00F70806" w:rsidRPr="00AC38BE" w:rsidRDefault="00F70806" w:rsidP="00F70806">
          <w:pPr>
            <w:pStyle w:val="a3"/>
            <w:rPr>
              <w:szCs w:val="14"/>
            </w:rPr>
          </w:pPr>
          <w:r>
            <w:t>dentons.cn</w:t>
          </w:r>
        </w:p>
      </w:tc>
    </w:tr>
  </w:tbl>
  <w:p w14:paraId="56F09FE4" w14:textId="77777777" w:rsidR="00974809" w:rsidRPr="00890B5F" w:rsidRDefault="00974809" w:rsidP="00AC38BE">
    <w:pPr>
      <w:pStyle w:val="a3"/>
      <w:rPr>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48226F"/>
    <w:multiLevelType w:val="hybridMultilevel"/>
    <w:tmpl w:val="9EDA9458"/>
    <w:lvl w:ilvl="0" w:tplc="A336DE2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67E75AE0"/>
    <w:multiLevelType w:val="hybridMultilevel"/>
    <w:tmpl w:val="2388785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601910616">
    <w:abstractNumId w:val="1"/>
  </w:num>
  <w:num w:numId="2" w16cid:durableId="5273779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沈靖城 Shen, Linton">
    <w15:presenceInfo w15:providerId="AD" w15:userId="S::jingcheng.shen@dentons.cn::322ea14a-07bb-4b3e-b790-a54569907f3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bordersDoNotSurroundHeader/>
  <w:bordersDoNotSurroundFooter/>
  <w:proofState w:spelling="clean" w:grammar="clean"/>
  <w:attachedTemplate r:id="rId1"/>
  <w:trackRevisions/>
  <w:defaultTabStop w:val="420"/>
  <w:drawingGridHorizontalSpacing w:val="140"/>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EBA"/>
    <w:rsid w:val="00004B42"/>
    <w:rsid w:val="00014B67"/>
    <w:rsid w:val="00020042"/>
    <w:rsid w:val="00020EBA"/>
    <w:rsid w:val="00021E75"/>
    <w:rsid w:val="0002331E"/>
    <w:rsid w:val="00052937"/>
    <w:rsid w:val="0005662E"/>
    <w:rsid w:val="0006179D"/>
    <w:rsid w:val="00064D12"/>
    <w:rsid w:val="000704CC"/>
    <w:rsid w:val="000811F5"/>
    <w:rsid w:val="00095072"/>
    <w:rsid w:val="000960F0"/>
    <w:rsid w:val="000B16AC"/>
    <w:rsid w:val="000B1D81"/>
    <w:rsid w:val="000B2A67"/>
    <w:rsid w:val="000C0B5A"/>
    <w:rsid w:val="000C38B7"/>
    <w:rsid w:val="000E084D"/>
    <w:rsid w:val="000E4D94"/>
    <w:rsid w:val="000E61B9"/>
    <w:rsid w:val="00101892"/>
    <w:rsid w:val="001077ED"/>
    <w:rsid w:val="00122A03"/>
    <w:rsid w:val="00130DCC"/>
    <w:rsid w:val="0013101D"/>
    <w:rsid w:val="001476C6"/>
    <w:rsid w:val="001640D8"/>
    <w:rsid w:val="0018756C"/>
    <w:rsid w:val="001A73DB"/>
    <w:rsid w:val="0020148B"/>
    <w:rsid w:val="00235738"/>
    <w:rsid w:val="00235FE7"/>
    <w:rsid w:val="00251AC1"/>
    <w:rsid w:val="002556AE"/>
    <w:rsid w:val="002657FE"/>
    <w:rsid w:val="00284FB7"/>
    <w:rsid w:val="002C0028"/>
    <w:rsid w:val="002E0989"/>
    <w:rsid w:val="002E732D"/>
    <w:rsid w:val="00310051"/>
    <w:rsid w:val="0031034A"/>
    <w:rsid w:val="00311995"/>
    <w:rsid w:val="003168CF"/>
    <w:rsid w:val="003204C2"/>
    <w:rsid w:val="00337735"/>
    <w:rsid w:val="00341024"/>
    <w:rsid w:val="00356651"/>
    <w:rsid w:val="00375B8F"/>
    <w:rsid w:val="00384BA9"/>
    <w:rsid w:val="00394769"/>
    <w:rsid w:val="003A0CD0"/>
    <w:rsid w:val="003A3546"/>
    <w:rsid w:val="003B3328"/>
    <w:rsid w:val="003D73BD"/>
    <w:rsid w:val="003F5647"/>
    <w:rsid w:val="00402C20"/>
    <w:rsid w:val="004218F2"/>
    <w:rsid w:val="0044583E"/>
    <w:rsid w:val="0046066D"/>
    <w:rsid w:val="00460AF6"/>
    <w:rsid w:val="00471E54"/>
    <w:rsid w:val="004C7FA9"/>
    <w:rsid w:val="004E5082"/>
    <w:rsid w:val="004F4EB3"/>
    <w:rsid w:val="00507ABF"/>
    <w:rsid w:val="005170F2"/>
    <w:rsid w:val="005350BC"/>
    <w:rsid w:val="00553033"/>
    <w:rsid w:val="00582AA3"/>
    <w:rsid w:val="00583E50"/>
    <w:rsid w:val="005B727D"/>
    <w:rsid w:val="005B7ADE"/>
    <w:rsid w:val="005D0D6D"/>
    <w:rsid w:val="005E025F"/>
    <w:rsid w:val="005F33FC"/>
    <w:rsid w:val="006002D0"/>
    <w:rsid w:val="006026B7"/>
    <w:rsid w:val="00613F89"/>
    <w:rsid w:val="0061520D"/>
    <w:rsid w:val="006157F3"/>
    <w:rsid w:val="0065138B"/>
    <w:rsid w:val="00662641"/>
    <w:rsid w:val="006B619F"/>
    <w:rsid w:val="006C1B85"/>
    <w:rsid w:val="006C7F2B"/>
    <w:rsid w:val="006F2FAB"/>
    <w:rsid w:val="00704B41"/>
    <w:rsid w:val="00713680"/>
    <w:rsid w:val="00725C43"/>
    <w:rsid w:val="00736D1C"/>
    <w:rsid w:val="0075740F"/>
    <w:rsid w:val="0076004E"/>
    <w:rsid w:val="00777B78"/>
    <w:rsid w:val="00780C83"/>
    <w:rsid w:val="007E16B8"/>
    <w:rsid w:val="00807778"/>
    <w:rsid w:val="00814243"/>
    <w:rsid w:val="00815E39"/>
    <w:rsid w:val="00816AC3"/>
    <w:rsid w:val="008241E1"/>
    <w:rsid w:val="00844E43"/>
    <w:rsid w:val="00851458"/>
    <w:rsid w:val="00856989"/>
    <w:rsid w:val="00872AF9"/>
    <w:rsid w:val="00890B5F"/>
    <w:rsid w:val="008916FF"/>
    <w:rsid w:val="008B7C35"/>
    <w:rsid w:val="008C6FF8"/>
    <w:rsid w:val="008C7603"/>
    <w:rsid w:val="008F5AAA"/>
    <w:rsid w:val="009025BF"/>
    <w:rsid w:val="009218CD"/>
    <w:rsid w:val="00924287"/>
    <w:rsid w:val="00936F7F"/>
    <w:rsid w:val="0095455B"/>
    <w:rsid w:val="00973C48"/>
    <w:rsid w:val="00974809"/>
    <w:rsid w:val="009A37C6"/>
    <w:rsid w:val="009A7F68"/>
    <w:rsid w:val="009B70D4"/>
    <w:rsid w:val="009C5BCF"/>
    <w:rsid w:val="009D4BA5"/>
    <w:rsid w:val="009E346A"/>
    <w:rsid w:val="00A13D9C"/>
    <w:rsid w:val="00A471F3"/>
    <w:rsid w:val="00A5517A"/>
    <w:rsid w:val="00A719CF"/>
    <w:rsid w:val="00A72898"/>
    <w:rsid w:val="00AC0A4F"/>
    <w:rsid w:val="00AC1902"/>
    <w:rsid w:val="00AC38BE"/>
    <w:rsid w:val="00AD0155"/>
    <w:rsid w:val="00AE0360"/>
    <w:rsid w:val="00AE6666"/>
    <w:rsid w:val="00AF0160"/>
    <w:rsid w:val="00AF5C3A"/>
    <w:rsid w:val="00B173B6"/>
    <w:rsid w:val="00B745D7"/>
    <w:rsid w:val="00B90EFD"/>
    <w:rsid w:val="00B935B3"/>
    <w:rsid w:val="00BB79DF"/>
    <w:rsid w:val="00BC4B7C"/>
    <w:rsid w:val="00BC79CE"/>
    <w:rsid w:val="00BD58AA"/>
    <w:rsid w:val="00BF4A7A"/>
    <w:rsid w:val="00C84ED7"/>
    <w:rsid w:val="00C9392E"/>
    <w:rsid w:val="00C96839"/>
    <w:rsid w:val="00C9778F"/>
    <w:rsid w:val="00CB72D6"/>
    <w:rsid w:val="00CC26F0"/>
    <w:rsid w:val="00CC4025"/>
    <w:rsid w:val="00D00E38"/>
    <w:rsid w:val="00D012D9"/>
    <w:rsid w:val="00D02CC4"/>
    <w:rsid w:val="00D50BD1"/>
    <w:rsid w:val="00D864C6"/>
    <w:rsid w:val="00D909AE"/>
    <w:rsid w:val="00D915F8"/>
    <w:rsid w:val="00DB1B55"/>
    <w:rsid w:val="00DC23A7"/>
    <w:rsid w:val="00DC4683"/>
    <w:rsid w:val="00DC5C8C"/>
    <w:rsid w:val="00DE2D1C"/>
    <w:rsid w:val="00DE50DD"/>
    <w:rsid w:val="00DF0F33"/>
    <w:rsid w:val="00E14824"/>
    <w:rsid w:val="00E16B1E"/>
    <w:rsid w:val="00E220B9"/>
    <w:rsid w:val="00E246A3"/>
    <w:rsid w:val="00E36687"/>
    <w:rsid w:val="00E403C9"/>
    <w:rsid w:val="00E40F22"/>
    <w:rsid w:val="00E601DD"/>
    <w:rsid w:val="00E60A20"/>
    <w:rsid w:val="00E76CCA"/>
    <w:rsid w:val="00E854D5"/>
    <w:rsid w:val="00EA4F1D"/>
    <w:rsid w:val="00EC680E"/>
    <w:rsid w:val="00ED5B92"/>
    <w:rsid w:val="00EF23C3"/>
    <w:rsid w:val="00EF297C"/>
    <w:rsid w:val="00F3136C"/>
    <w:rsid w:val="00F602A4"/>
    <w:rsid w:val="00F70806"/>
    <w:rsid w:val="00F73BD5"/>
    <w:rsid w:val="00F929C1"/>
    <w:rsid w:val="00FA3368"/>
    <w:rsid w:val="00FB0A6A"/>
    <w:rsid w:val="00FB5703"/>
    <w:rsid w:val="00FC191B"/>
    <w:rsid w:val="00FE0512"/>
    <w:rsid w:val="00FE2642"/>
    <w:rsid w:val="00FE6B13"/>
    <w:rsid w:val="00FF2C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05199"/>
  <w15:docId w15:val="{40A63885-49BA-437B-8C62-C8EBC94D4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0042"/>
    <w:pPr>
      <w:widowControl w:val="0"/>
      <w:spacing w:line="500" w:lineRule="exact"/>
      <w:ind w:firstLineChars="200" w:firstLine="200"/>
      <w:jc w:val="both"/>
    </w:pPr>
    <w:rPr>
      <w:rFonts w:ascii="Arial" w:eastAsia="仿宋_GB2312" w:hAnsi="Arial"/>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link w:val="a4"/>
    <w:uiPriority w:val="99"/>
    <w:unhideWhenUsed/>
    <w:rsid w:val="0061520D"/>
    <w:pPr>
      <w:tabs>
        <w:tab w:val="center" w:pos="4153"/>
        <w:tab w:val="right" w:pos="8306"/>
      </w:tabs>
      <w:snapToGrid w:val="0"/>
      <w:jc w:val="right"/>
    </w:pPr>
    <w:rPr>
      <w:rFonts w:ascii="Arial" w:eastAsia="宋体" w:hAnsi="Arial"/>
      <w:sz w:val="14"/>
      <w:szCs w:val="18"/>
    </w:rPr>
  </w:style>
  <w:style w:type="character" w:customStyle="1" w:styleId="a4">
    <w:name w:val="页眉 字符"/>
    <w:basedOn w:val="a0"/>
    <w:link w:val="a3"/>
    <w:uiPriority w:val="99"/>
    <w:rsid w:val="0061520D"/>
    <w:rPr>
      <w:rFonts w:ascii="Arial" w:eastAsia="宋体" w:hAnsi="Arial"/>
      <w:sz w:val="14"/>
      <w:szCs w:val="18"/>
    </w:rPr>
  </w:style>
  <w:style w:type="paragraph" w:styleId="a5">
    <w:name w:val="footer"/>
    <w:link w:val="a6"/>
    <w:uiPriority w:val="99"/>
    <w:unhideWhenUsed/>
    <w:rsid w:val="00E76CCA"/>
    <w:pPr>
      <w:tabs>
        <w:tab w:val="center" w:pos="4153"/>
        <w:tab w:val="right" w:pos="8306"/>
      </w:tabs>
      <w:snapToGrid w:val="0"/>
    </w:pPr>
    <w:rPr>
      <w:rFonts w:ascii="Arial" w:eastAsia="宋体" w:hAnsi="Arial"/>
      <w:sz w:val="14"/>
      <w:szCs w:val="18"/>
    </w:rPr>
  </w:style>
  <w:style w:type="character" w:customStyle="1" w:styleId="a6">
    <w:name w:val="页脚 字符"/>
    <w:basedOn w:val="a0"/>
    <w:link w:val="a5"/>
    <w:uiPriority w:val="99"/>
    <w:rsid w:val="00E76CCA"/>
    <w:rPr>
      <w:rFonts w:ascii="Arial" w:eastAsia="宋体" w:hAnsi="Arial"/>
      <w:sz w:val="14"/>
      <w:szCs w:val="18"/>
    </w:rPr>
  </w:style>
  <w:style w:type="table" w:styleId="a7">
    <w:name w:val="Table Grid"/>
    <w:basedOn w:val="a1"/>
    <w:uiPriority w:val="39"/>
    <w:rsid w:val="00C84E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itle"/>
    <w:next w:val="a"/>
    <w:link w:val="a9"/>
    <w:uiPriority w:val="10"/>
    <w:qFormat/>
    <w:rsid w:val="00AC0A4F"/>
    <w:pPr>
      <w:spacing w:before="360" w:after="360" w:line="360" w:lineRule="auto"/>
      <w:jc w:val="center"/>
      <w:outlineLvl w:val="0"/>
    </w:pPr>
    <w:rPr>
      <w:rFonts w:ascii="Arial" w:eastAsia="华文中宋" w:hAnsi="Arial" w:cstheme="majorBidi"/>
      <w:b/>
      <w:bCs/>
      <w:sz w:val="36"/>
      <w:szCs w:val="32"/>
    </w:rPr>
  </w:style>
  <w:style w:type="character" w:customStyle="1" w:styleId="a9">
    <w:name w:val="标题 字符"/>
    <w:basedOn w:val="a0"/>
    <w:link w:val="a8"/>
    <w:uiPriority w:val="10"/>
    <w:rsid w:val="00AC0A4F"/>
    <w:rPr>
      <w:rFonts w:ascii="Arial" w:eastAsia="华文中宋" w:hAnsi="Arial" w:cstheme="majorBidi"/>
      <w:b/>
      <w:bCs/>
      <w:sz w:val="36"/>
      <w:szCs w:val="32"/>
    </w:rPr>
  </w:style>
  <w:style w:type="paragraph" w:styleId="aa">
    <w:name w:val="Balloon Text"/>
    <w:basedOn w:val="a"/>
    <w:link w:val="ab"/>
    <w:uiPriority w:val="99"/>
    <w:semiHidden/>
    <w:unhideWhenUsed/>
    <w:rsid w:val="0065138B"/>
    <w:pPr>
      <w:spacing w:line="240" w:lineRule="auto"/>
    </w:pPr>
    <w:rPr>
      <w:sz w:val="18"/>
      <w:szCs w:val="18"/>
    </w:rPr>
  </w:style>
  <w:style w:type="character" w:customStyle="1" w:styleId="ab">
    <w:name w:val="批注框文本 字符"/>
    <w:basedOn w:val="a0"/>
    <w:link w:val="aa"/>
    <w:uiPriority w:val="99"/>
    <w:semiHidden/>
    <w:rsid w:val="0065138B"/>
    <w:rPr>
      <w:rFonts w:ascii="Arial" w:eastAsia="仿宋_GB2312" w:hAnsi="Arial"/>
      <w:sz w:val="18"/>
      <w:szCs w:val="18"/>
    </w:rPr>
  </w:style>
  <w:style w:type="paragraph" w:styleId="ac">
    <w:name w:val="List Paragraph"/>
    <w:basedOn w:val="a"/>
    <w:uiPriority w:val="34"/>
    <w:qFormat/>
    <w:rsid w:val="00310051"/>
    <w:pPr>
      <w:ind w:firstLine="420"/>
    </w:pPr>
  </w:style>
  <w:style w:type="character" w:customStyle="1" w:styleId="contentpasted0">
    <w:name w:val="contentpasted0"/>
    <w:basedOn w:val="a0"/>
    <w:rsid w:val="00BF4A7A"/>
  </w:style>
  <w:style w:type="paragraph" w:customStyle="1" w:styleId="LetterheadAddress">
    <w:name w:val="Letterhead Address"/>
    <w:basedOn w:val="a"/>
    <w:rsid w:val="00F70806"/>
    <w:pPr>
      <w:widowControl/>
      <w:spacing w:line="180" w:lineRule="exact"/>
      <w:ind w:firstLineChars="0" w:firstLine="0"/>
      <w:jc w:val="right"/>
    </w:pPr>
    <w:rPr>
      <w:rFonts w:eastAsia="Times New Roman" w:cs="Arial"/>
      <w:noProof/>
      <w:kern w:val="0"/>
      <w:sz w:val="14"/>
      <w:szCs w:val="14"/>
      <w:lang w:eastAsia="en-US"/>
    </w:rPr>
  </w:style>
  <w:style w:type="character" w:customStyle="1" w:styleId="search-in-page-highlight-item">
    <w:name w:val="search-in-page-highlight-item"/>
    <w:basedOn w:val="a0"/>
    <w:rsid w:val="00936F7F"/>
  </w:style>
  <w:style w:type="paragraph" w:styleId="ad">
    <w:name w:val="Normal (Web)"/>
    <w:basedOn w:val="a"/>
    <w:uiPriority w:val="99"/>
    <w:unhideWhenUsed/>
    <w:rsid w:val="0005662E"/>
    <w:pPr>
      <w:widowControl/>
      <w:spacing w:before="100" w:beforeAutospacing="1" w:after="100" w:afterAutospacing="1" w:line="240" w:lineRule="auto"/>
      <w:ind w:firstLineChars="0" w:firstLine="0"/>
      <w:jc w:val="left"/>
    </w:pPr>
    <w:rPr>
      <w:rFonts w:ascii="宋体" w:eastAsia="宋体" w:hAnsi="宋体" w:cs="宋体"/>
      <w:kern w:val="0"/>
      <w:sz w:val="24"/>
      <w:szCs w:val="24"/>
    </w:rPr>
  </w:style>
  <w:style w:type="paragraph" w:customStyle="1" w:styleId="through-content">
    <w:name w:val="through-content"/>
    <w:basedOn w:val="a"/>
    <w:rsid w:val="00375B8F"/>
    <w:pPr>
      <w:widowControl/>
      <w:spacing w:before="100" w:beforeAutospacing="1" w:after="100" w:afterAutospacing="1" w:line="240" w:lineRule="auto"/>
      <w:ind w:firstLineChars="0" w:firstLine="0"/>
      <w:jc w:val="left"/>
    </w:pPr>
    <w:rPr>
      <w:rFonts w:ascii="宋体" w:eastAsia="宋体" w:hAnsi="宋体" w:cs="宋体"/>
      <w:kern w:val="0"/>
      <w:sz w:val="24"/>
      <w:szCs w:val="24"/>
    </w:rPr>
  </w:style>
  <w:style w:type="character" w:customStyle="1" w:styleId="content">
    <w:name w:val="content"/>
    <w:basedOn w:val="a0"/>
    <w:rsid w:val="00375B8F"/>
  </w:style>
  <w:style w:type="paragraph" w:styleId="ae">
    <w:name w:val="Revision"/>
    <w:hidden/>
    <w:uiPriority w:val="99"/>
    <w:semiHidden/>
    <w:rsid w:val="00064D12"/>
    <w:rPr>
      <w:rFonts w:ascii="Arial" w:eastAsia="仿宋_GB2312" w:hAnsi="Arial"/>
      <w:sz w:val="28"/>
    </w:rPr>
  </w:style>
  <w:style w:type="paragraph" w:styleId="HTML">
    <w:name w:val="HTML Preformatted"/>
    <w:basedOn w:val="a"/>
    <w:link w:val="HTML0"/>
    <w:uiPriority w:val="99"/>
    <w:unhideWhenUsed/>
    <w:rsid w:val="00D012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eastAsia="宋体" w:hAnsi="宋体" w:cs="宋体"/>
      <w:kern w:val="0"/>
      <w:sz w:val="24"/>
      <w:szCs w:val="24"/>
    </w:rPr>
  </w:style>
  <w:style w:type="character" w:customStyle="1" w:styleId="HTML0">
    <w:name w:val="HTML 预设格式 字符"/>
    <w:basedOn w:val="a0"/>
    <w:link w:val="HTML"/>
    <w:uiPriority w:val="99"/>
    <w:rsid w:val="00D012D9"/>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6689318">
      <w:bodyDiv w:val="1"/>
      <w:marLeft w:val="0"/>
      <w:marRight w:val="0"/>
      <w:marTop w:val="0"/>
      <w:marBottom w:val="0"/>
      <w:divBdr>
        <w:top w:val="none" w:sz="0" w:space="0" w:color="auto"/>
        <w:left w:val="none" w:sz="0" w:space="0" w:color="auto"/>
        <w:bottom w:val="none" w:sz="0" w:space="0" w:color="auto"/>
        <w:right w:val="none" w:sz="0" w:space="0" w:color="auto"/>
      </w:divBdr>
    </w:div>
    <w:div w:id="1376079642">
      <w:bodyDiv w:val="1"/>
      <w:marLeft w:val="0"/>
      <w:marRight w:val="0"/>
      <w:marTop w:val="0"/>
      <w:marBottom w:val="0"/>
      <w:divBdr>
        <w:top w:val="none" w:sz="0" w:space="0" w:color="auto"/>
        <w:left w:val="none" w:sz="0" w:space="0" w:color="auto"/>
        <w:bottom w:val="none" w:sz="0" w:space="0" w:color="auto"/>
        <w:right w:val="none" w:sz="0" w:space="0" w:color="auto"/>
      </w:divBdr>
    </w:div>
    <w:div w:id="1903515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heng.xu\Desktop\&#32852;&#30431;\LOGO&#20351;&#29992;&#35268;&#33539;\&#20013;&#22269;&#21306;&#26032;&#26631;&#35782;&#25351;&#21335;&#25991;&#20214;\&#20449;&#22836;&#32440;&#65288;&#20013;&#25991;&#29256;&#12289;&#33521;&#25991;&#29256;&#65289;&#65288;20230807&#26356;&#26032;&#29256;&#65289;\&#20449;&#22836;&#32440;&#65288;&#20013;&#25991;&#29256;&#12289;&#33521;&#25991;&#29256;&#65289;&#65288;20230807&#26356;&#26032;&#29256;&#65289;\&#20449;&#22836;&#32440;-&#33521;&#25991;&#29256;&#65288;20230807&#26356;&#26032;&#29256;&#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A10A7C-A490-40E8-B6A8-23B70A3A1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C:\Users\zheng.xu\Desktop\联盟\LOGO使用规范\中国区新标识指南文件\信头纸（中文版、英文版）（20230807更新版）\信头纸（中文版、英文版）（20230807更新版）\信头纸-英文版（20230807更新版）.dotx</Template>
  <TotalTime>45</TotalTime>
  <Pages>7</Pages>
  <Words>631</Words>
  <Characters>3598</Characters>
  <Application>Microsoft Office Word</Application>
  <DocSecurity>0</DocSecurity>
  <Lines>29</Lines>
  <Paragraphs>8</Paragraphs>
  <ScaleCrop>false</ScaleCrop>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徐峥</dc:creator>
  <cp:lastModifiedBy>沈靖城 Shen, Linton</cp:lastModifiedBy>
  <cp:revision>14</cp:revision>
  <cp:lastPrinted>2023-08-05T10:57:00Z</cp:lastPrinted>
  <dcterms:created xsi:type="dcterms:W3CDTF">2023-11-06T09:59:00Z</dcterms:created>
  <dcterms:modified xsi:type="dcterms:W3CDTF">2026-09-08T08:51:00Z</dcterms:modified>
</cp:coreProperties>
</file>